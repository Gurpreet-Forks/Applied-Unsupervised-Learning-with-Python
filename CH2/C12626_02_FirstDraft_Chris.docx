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DE2AC17" w14:textId="5469B739" w:rsidR="009E32F8" w:rsidRDefault="00FF700D" w:rsidP="005B26E7">
      <w:pPr>
        <w:pStyle w:val="H1-Topic"/>
        <w:rPr>
          <w:ins w:id="0" w:author="Rutuja Yerunkar" w:date="2018-11-22T10:50:00Z"/>
          <w:lang w:val="en-US"/>
        </w:rPr>
      </w:pPr>
      <w:r>
        <w:rPr>
          <w:lang w:val="en-US"/>
        </w:rPr>
        <w:t>Lesson</w:t>
      </w:r>
      <w:r w:rsidR="005B26E7">
        <w:rPr>
          <w:lang w:val="en-US"/>
        </w:rPr>
        <w:t xml:space="preserve"> </w:t>
      </w:r>
      <w:ins w:id="1" w:author="Christopher Richard Kruger" w:date="2019-01-26T10:24:00Z">
        <w:r w:rsidR="004A7190">
          <w:rPr>
            <w:lang w:val="en-US"/>
          </w:rPr>
          <w:t>2</w:t>
        </w:r>
      </w:ins>
      <w:del w:id="2" w:author="Christopher Richard Kruger" w:date="2019-01-26T10:24:00Z">
        <w:r w:rsidR="005B26E7" w:rsidDel="004A7190">
          <w:rPr>
            <w:lang w:val="en-US"/>
          </w:rPr>
          <w:delText>1</w:delText>
        </w:r>
      </w:del>
      <w:r w:rsidR="005B26E7">
        <w:rPr>
          <w:lang w:val="en-US"/>
        </w:rPr>
        <w:t xml:space="preserve">: </w:t>
      </w:r>
      <w:del w:id="3" w:author="Christopher Richard Kruger" w:date="2019-01-26T10:24:00Z">
        <w:r w:rsidR="005B26E7" w:rsidDel="004A7190">
          <w:rPr>
            <w:lang w:val="en-US"/>
          </w:rPr>
          <w:delText>Introduction to</w:delText>
        </w:r>
      </w:del>
      <w:ins w:id="4" w:author="Christopher Richard Kruger" w:date="2019-01-26T10:24:00Z">
        <w:r w:rsidR="004A7190">
          <w:rPr>
            <w:lang w:val="en-US"/>
          </w:rPr>
          <w:t>Hierarchical</w:t>
        </w:r>
      </w:ins>
      <w:r w:rsidR="005B26E7">
        <w:rPr>
          <w:lang w:val="en-US"/>
        </w:rPr>
        <w:t xml:space="preserve"> </w:t>
      </w:r>
      <w:ins w:id="5" w:author="Rutuja Yerunkar" w:date="2018-11-22T13:35:00Z">
        <w:r w:rsidR="009E26DB">
          <w:rPr>
            <w:lang w:val="en-US"/>
          </w:rPr>
          <w:t>Clustering</w:t>
        </w:r>
      </w:ins>
    </w:p>
    <w:p w14:paraId="5C804FC3" w14:textId="77777777" w:rsidR="009C4699" w:rsidRDefault="009C4699" w:rsidP="00FF700D">
      <w:pPr>
        <w:pStyle w:val="H1-Topic"/>
        <w:rPr>
          <w:ins w:id="6" w:author="Christopher Richard Kruger" w:date="2018-11-22T15:57:00Z"/>
          <w:lang w:val="en-US"/>
        </w:rPr>
      </w:pPr>
    </w:p>
    <w:p w14:paraId="2BF0E81E" w14:textId="3BF32F56" w:rsidR="002773BA" w:rsidRDefault="009751B8" w:rsidP="00FF700D">
      <w:pPr>
        <w:pStyle w:val="H1-Topic"/>
        <w:rPr>
          <w:ins w:id="7" w:author="Christopher Richard Kruger" w:date="2019-01-13T17:18:00Z"/>
          <w:lang w:val="en-US"/>
        </w:rPr>
      </w:pPr>
      <w:ins w:id="8" w:author="Rutuja Yerunkar" w:date="2018-11-22T10:50:00Z">
        <w:r>
          <w:rPr>
            <w:lang w:val="en-US"/>
          </w:rPr>
          <w:t>Lesson Objectives</w:t>
        </w:r>
      </w:ins>
    </w:p>
    <w:p w14:paraId="7B6BC8A9" w14:textId="442DB457" w:rsidR="008E4C95" w:rsidRPr="008E4C95" w:rsidDel="001B1D74" w:rsidRDefault="008E4C95">
      <w:pPr>
        <w:pStyle w:val="P-Regular"/>
        <w:rPr>
          <w:ins w:id="9" w:author="Rutuja Yerunkar" w:date="2018-11-22T10:50:00Z"/>
          <w:del w:id="10" w:author="Christopher Richard Kruger" w:date="2019-01-28T17:27:00Z"/>
          <w:lang w:val="en-US"/>
          <w:rPrChange w:id="11" w:author="Christopher Richard Kruger" w:date="2019-01-13T17:18:00Z">
            <w:rPr>
              <w:ins w:id="12" w:author="Rutuja Yerunkar" w:date="2018-11-22T10:50:00Z"/>
              <w:del w:id="13" w:author="Christopher Richard Kruger" w:date="2019-01-28T17:27:00Z"/>
              <w:lang w:val="en-US"/>
            </w:rPr>
          </w:rPrChange>
        </w:rPr>
        <w:pPrChange w:id="14" w:author="Christopher Richard Kruger" w:date="2019-01-13T17:18:00Z">
          <w:pPr>
            <w:pStyle w:val="H1-Topic"/>
          </w:pPr>
        </w:pPrChange>
      </w:pPr>
    </w:p>
    <w:p w14:paraId="540580D1" w14:textId="77777777" w:rsidR="002773BA" w:rsidRDefault="002773BA" w:rsidP="00FF700D">
      <w:pPr>
        <w:pStyle w:val="P-Regular"/>
        <w:rPr>
          <w:ins w:id="15" w:author="Rutuja Yerunkar" w:date="2018-11-22T10:50:00Z"/>
          <w:lang w:val="en-US"/>
        </w:rPr>
      </w:pPr>
      <w:ins w:id="16" w:author="Rutuja Yerunkar" w:date="2018-11-22T10:50:00Z">
        <w:r>
          <w:rPr>
            <w:lang w:val="en-US"/>
          </w:rPr>
          <w:t>By the end of this lesson, you will be able to:</w:t>
        </w:r>
      </w:ins>
    </w:p>
    <w:p w14:paraId="5AC25E2F" w14:textId="09B83E24" w:rsidR="004A7190" w:rsidRDefault="001050ED" w:rsidP="00FF700D">
      <w:pPr>
        <w:pStyle w:val="L-Bullets"/>
        <w:rPr>
          <w:ins w:id="17" w:author="Christopher Richard Kruger" w:date="2019-01-26T10:36:00Z"/>
          <w:lang w:val="en-US"/>
        </w:rPr>
      </w:pPr>
      <w:ins w:id="18" w:author="Christopher Richard Kruger" w:date="2019-01-26T10:36:00Z">
        <w:r>
          <w:rPr>
            <w:lang w:val="en-US"/>
          </w:rPr>
          <w:t>Explain the intuition behind the different types of Hierarchical Clustering</w:t>
        </w:r>
      </w:ins>
    </w:p>
    <w:p w14:paraId="722BBB6C" w14:textId="481C5A59" w:rsidR="002773BA" w:rsidDel="00FF49B8" w:rsidRDefault="00C31D85" w:rsidP="00FF700D">
      <w:pPr>
        <w:pStyle w:val="L-Bullets"/>
        <w:rPr>
          <w:ins w:id="19" w:author="Rutuja Yerunkar" w:date="2018-11-22T11:00:00Z"/>
          <w:del w:id="20" w:author="Christopher Richard Kruger" w:date="2019-01-26T10:47:00Z"/>
          <w:lang w:val="en-US"/>
        </w:rPr>
      </w:pPr>
      <w:ins w:id="21" w:author="Rutuja Yerunkar" w:date="2018-11-22T11:07:00Z">
        <w:del w:id="22" w:author="Christopher Richard Kruger" w:date="2019-01-26T10:36:00Z">
          <w:r w:rsidDel="004A7190">
            <w:rPr>
              <w:lang w:val="en-US"/>
            </w:rPr>
            <w:delText>Distinguish</w:delText>
          </w:r>
        </w:del>
        <w:del w:id="23" w:author="Christopher Richard Kruger" w:date="2019-01-26T10:47:00Z">
          <w:r w:rsidDel="00FF49B8">
            <w:rPr>
              <w:lang w:val="en-US"/>
            </w:rPr>
            <w:delText xml:space="preserve"> </w:delText>
          </w:r>
        </w:del>
        <w:del w:id="24" w:author="Christopher Richard Kruger" w:date="2019-01-26T10:25:00Z">
          <w:r w:rsidDel="004A7190">
            <w:rPr>
              <w:lang w:val="en-US"/>
            </w:rPr>
            <w:delText>between supervised learning and unsupervised learning</w:delText>
          </w:r>
        </w:del>
      </w:ins>
    </w:p>
    <w:p w14:paraId="12C214D9" w14:textId="11183B26" w:rsidR="00C31D85" w:rsidDel="001050ED" w:rsidRDefault="00C31D85" w:rsidP="00FF700D">
      <w:pPr>
        <w:pStyle w:val="L-Bullets"/>
        <w:rPr>
          <w:ins w:id="25" w:author="Rutuja Yerunkar" w:date="2018-11-22T11:09:00Z"/>
          <w:del w:id="26" w:author="Christopher Richard Kruger" w:date="2019-01-26T10:37:00Z"/>
          <w:lang w:val="en-US"/>
        </w:rPr>
      </w:pPr>
      <w:ins w:id="27" w:author="Rutuja Yerunkar" w:date="2018-11-22T11:07:00Z">
        <w:del w:id="28" w:author="Christopher Richard Kruger" w:date="2019-01-26T10:37:00Z">
          <w:r w:rsidDel="001050ED">
            <w:rPr>
              <w:lang w:val="en-US"/>
            </w:rPr>
            <w:delText>Explain the</w:delText>
          </w:r>
        </w:del>
      </w:ins>
      <w:ins w:id="29" w:author="Rutuja Yerunkar" w:date="2018-11-22T11:09:00Z">
        <w:del w:id="30" w:author="Christopher Richard Kruger" w:date="2019-01-26T10:37:00Z">
          <w:r w:rsidDel="001050ED">
            <w:rPr>
              <w:lang w:val="en-US"/>
            </w:rPr>
            <w:delText xml:space="preserve"> concept of clustering</w:delText>
          </w:r>
        </w:del>
      </w:ins>
    </w:p>
    <w:p w14:paraId="3AA690FD" w14:textId="02C2EE77" w:rsidR="00C31D85" w:rsidRDefault="00C31D85" w:rsidP="00FF700D">
      <w:pPr>
        <w:pStyle w:val="L-Bullets"/>
        <w:rPr>
          <w:ins w:id="31" w:author="Christopher Richard Kruger" w:date="2019-01-26T10:47:00Z"/>
          <w:lang w:val="en-US"/>
        </w:rPr>
      </w:pPr>
      <w:ins w:id="32" w:author="Rutuja Yerunkar" w:date="2018-11-22T11:09:00Z">
        <w:r>
          <w:rPr>
            <w:lang w:val="en-US"/>
          </w:rPr>
          <w:t xml:space="preserve">Implement </w:t>
        </w:r>
        <w:del w:id="33" w:author="Christopher Richard Kruger" w:date="2019-01-26T10:37:00Z">
          <w:r w:rsidDel="001050ED">
            <w:rPr>
              <w:lang w:val="en-US"/>
            </w:rPr>
            <w:delText xml:space="preserve">k-means </w:delText>
          </w:r>
        </w:del>
      </w:ins>
      <w:ins w:id="34" w:author="Rutuja Yerunkar" w:date="2018-11-22T11:10:00Z">
        <w:del w:id="35" w:author="Christopher Richard Kruger" w:date="2019-01-26T10:37:00Z">
          <w:r w:rsidR="00834BA8" w:rsidDel="001050ED">
            <w:rPr>
              <w:lang w:val="en-US"/>
            </w:rPr>
            <w:delText xml:space="preserve">clustering </w:delText>
          </w:r>
        </w:del>
      </w:ins>
      <w:ins w:id="36" w:author="Rutuja Yerunkar" w:date="2018-11-22T11:09:00Z">
        <w:del w:id="37" w:author="Christopher Richard Kruger" w:date="2019-01-26T10:37:00Z">
          <w:r w:rsidDel="001050ED">
            <w:rPr>
              <w:lang w:val="en-US"/>
            </w:rPr>
            <w:delText>algorithm</w:delText>
          </w:r>
        </w:del>
      </w:ins>
      <w:ins w:id="38" w:author="Christopher Richard Kruger" w:date="2019-01-26T10:37:00Z">
        <w:r w:rsidR="001050ED">
          <w:rPr>
            <w:lang w:val="en-US"/>
          </w:rPr>
          <w:t>the Hierarchical Clustering algorithm</w:t>
        </w:r>
      </w:ins>
      <w:ins w:id="39" w:author="Rutuja Yerunkar" w:date="2018-11-22T11:11:00Z">
        <w:r w:rsidR="00834BA8">
          <w:rPr>
            <w:lang w:val="en-US"/>
          </w:rPr>
          <w:t xml:space="preserve"> </w:t>
        </w:r>
        <w:del w:id="40" w:author="Christopher Richard Kruger" w:date="2019-01-26T10:37:00Z">
          <w:r w:rsidR="00834BA8" w:rsidDel="001050ED">
            <w:rPr>
              <w:lang w:val="en-US"/>
            </w:rPr>
            <w:delText>using built-in Python packages</w:delText>
          </w:r>
        </w:del>
      </w:ins>
      <w:ins w:id="41" w:author="Christopher Richard Kruger" w:date="2019-01-26T10:37:00Z">
        <w:r w:rsidR="001050ED">
          <w:rPr>
            <w:lang w:val="en-US"/>
          </w:rPr>
          <w:t>from scratch and using packages</w:t>
        </w:r>
      </w:ins>
    </w:p>
    <w:p w14:paraId="0B42EE73" w14:textId="36A47AC4" w:rsidR="00FF49B8" w:rsidRPr="00FF49B8" w:rsidRDefault="00FF49B8" w:rsidP="00FF49B8">
      <w:pPr>
        <w:pStyle w:val="L-Bullets"/>
        <w:rPr>
          <w:ins w:id="42" w:author="Rutuja Yerunkar" w:date="2018-11-22T13:35:00Z"/>
          <w:lang w:val="en-US"/>
          <w:rPrChange w:id="43" w:author="Christopher Richard Kruger" w:date="2019-01-26T10:47:00Z">
            <w:rPr>
              <w:ins w:id="44" w:author="Rutuja Yerunkar" w:date="2018-11-22T13:35:00Z"/>
              <w:lang w:val="en-US"/>
            </w:rPr>
          </w:rPrChange>
        </w:rPr>
        <w:pPrChange w:id="45" w:author="Christopher Richard Kruger" w:date="2019-01-26T10:47:00Z">
          <w:pPr>
            <w:pStyle w:val="L-Bullets"/>
          </w:pPr>
        </w:pPrChange>
      </w:pPr>
      <w:ins w:id="46" w:author="Christopher Richard Kruger" w:date="2019-01-26T10:47:00Z">
        <w:r>
          <w:rPr>
            <w:lang w:val="en-US"/>
          </w:rPr>
          <w:t>Understand the differences between K-Means and Hierarchical Clustering</w:t>
        </w:r>
      </w:ins>
    </w:p>
    <w:p w14:paraId="231510AE" w14:textId="77777777" w:rsidR="009E26DB" w:rsidRDefault="009E26DB" w:rsidP="009C4699">
      <w:pPr>
        <w:pStyle w:val="L-Bullets"/>
        <w:numPr>
          <w:ilvl w:val="0"/>
          <w:numId w:val="0"/>
        </w:numPr>
        <w:ind w:left="717" w:hanging="360"/>
        <w:rPr>
          <w:ins w:id="47" w:author="Rutuja Yerunkar" w:date="2018-11-22T13:38:00Z"/>
          <w:lang w:val="en-US"/>
        </w:rPr>
      </w:pPr>
    </w:p>
    <w:p w14:paraId="7A2DA3B9" w14:textId="77777777" w:rsidR="009E26DB" w:rsidDel="009C4699" w:rsidRDefault="009E26DB" w:rsidP="00A42F85">
      <w:pPr>
        <w:pStyle w:val="H1-Topic"/>
        <w:rPr>
          <w:ins w:id="48" w:author="Rutuja Yerunkar" w:date="2018-11-22T13:38:00Z"/>
          <w:del w:id="49" w:author="Christopher Richard Kruger" w:date="2018-11-22T15:58:00Z"/>
          <w:lang w:val="en-US"/>
        </w:rPr>
      </w:pPr>
      <w:ins w:id="50" w:author="Rutuja Yerunkar" w:date="2018-11-22T13:38:00Z">
        <w:r>
          <w:rPr>
            <w:lang w:val="en-US"/>
          </w:rPr>
          <w:t>Introduction</w:t>
        </w:r>
      </w:ins>
    </w:p>
    <w:p w14:paraId="43EED91B" w14:textId="77777777" w:rsidR="009E26DB" w:rsidRDefault="009E26DB">
      <w:pPr>
        <w:pStyle w:val="H1-Topic"/>
        <w:rPr>
          <w:ins w:id="51" w:author="Rutuja Yerunkar" w:date="2018-11-22T13:35:00Z"/>
          <w:lang w:val="en-US"/>
        </w:rPr>
        <w:pPrChange w:id="52" w:author="Christopher Richard Kruger" w:date="2018-11-22T15:58:00Z">
          <w:pPr>
            <w:pStyle w:val="L-Bullets"/>
            <w:numPr>
              <w:numId w:val="0"/>
            </w:numPr>
            <w:ind w:left="0" w:firstLine="0"/>
          </w:pPr>
        </w:pPrChange>
      </w:pPr>
    </w:p>
    <w:p w14:paraId="61625EC5" w14:textId="3E8DABA1" w:rsidR="009C4699" w:rsidRDefault="00070576" w:rsidP="009C4699">
      <w:pPr>
        <w:pStyle w:val="H2-General"/>
        <w:rPr>
          <w:ins w:id="53" w:author="Christopher Richard Kruger" w:date="2018-11-22T16:15:00Z"/>
          <w:lang w:val="en-US"/>
        </w:rPr>
      </w:pPr>
      <w:ins w:id="54" w:author="Christopher Richard Kruger" w:date="2019-01-26T11:45:00Z">
        <w:r>
          <w:rPr>
            <w:lang w:val="en-US"/>
          </w:rPr>
          <w:t>Clustering</w:t>
        </w:r>
      </w:ins>
      <w:ins w:id="55" w:author="Christopher Richard Kruger" w:date="2019-01-26T10:38:00Z">
        <w:r w:rsidR="001050ED">
          <w:rPr>
            <w:lang w:val="en-US"/>
          </w:rPr>
          <w:t xml:space="preserve"> Refresh</w:t>
        </w:r>
      </w:ins>
    </w:p>
    <w:p w14:paraId="6F14EADB" w14:textId="0CF5714B" w:rsidR="009C4699" w:rsidRDefault="007721DA" w:rsidP="009C4699">
      <w:pPr>
        <w:pStyle w:val="P-Regular"/>
        <w:rPr>
          <w:ins w:id="56" w:author="Christopher Richard Kruger" w:date="2019-01-26T12:17:00Z"/>
          <w:lang w:val="en-US"/>
        </w:rPr>
      </w:pPr>
      <w:ins w:id="57" w:author="Christopher Richard Kruger" w:date="2019-01-26T11:36:00Z">
        <w:r>
          <w:rPr>
            <w:lang w:val="en-US"/>
          </w:rPr>
          <w:t>Last lesson covered both the high-level intuition and in-dep</w:t>
        </w:r>
      </w:ins>
      <w:ins w:id="58" w:author="Christopher Richard Kruger" w:date="2019-01-26T11:37:00Z">
        <w:r>
          <w:rPr>
            <w:lang w:val="en-US"/>
          </w:rPr>
          <w:t>th details of one of the most basic clustering algorithms: K-Means. While it is indeed a simple approach, do not discredit it as a valuable addition to your toolkit as you continue your exploration of the unsupervised learning world. In many real-world use cases companies experience</w:t>
        </w:r>
      </w:ins>
      <w:ins w:id="59" w:author="Christopher Richard Kruger" w:date="2019-01-26T11:38:00Z">
        <w:r>
          <w:rPr>
            <w:lang w:val="en-US"/>
          </w:rPr>
          <w:t xml:space="preserve"> groundbreaking discoveries through the simplest methods such as K-Means or Linear Regression (for supervised learning). As a refresher, lets quickly walk thr</w:t>
        </w:r>
      </w:ins>
      <w:ins w:id="60" w:author="Christopher Richard Kruger" w:date="2019-01-26T11:39:00Z">
        <w:r>
          <w:rPr>
            <w:lang w:val="en-US"/>
          </w:rPr>
          <w:t>ough what clusters are and how K-Means works to find them.</w:t>
        </w:r>
      </w:ins>
    </w:p>
    <w:p w14:paraId="3F08061D" w14:textId="77777777" w:rsidR="009E72E9" w:rsidRDefault="009E72E9" w:rsidP="009C4699">
      <w:pPr>
        <w:pStyle w:val="P-Regular"/>
        <w:rPr>
          <w:ins w:id="61" w:author="Christopher Richard Kruger" w:date="2019-01-26T12:17:00Z"/>
          <w:lang w:val="en-US"/>
        </w:rPr>
      </w:pPr>
    </w:p>
    <w:p w14:paraId="48520972" w14:textId="0E41450A" w:rsidR="009E72E9" w:rsidRDefault="009E72E9" w:rsidP="009E72E9">
      <w:pPr>
        <w:pStyle w:val="P-Regular"/>
        <w:jc w:val="center"/>
        <w:rPr>
          <w:ins w:id="62" w:author="Christopher Richard Kruger" w:date="2019-01-26T12:16:00Z"/>
          <w:lang w:val="en-US"/>
        </w:rPr>
        <w:pPrChange w:id="63" w:author="Christopher Richard Kruger" w:date="2019-01-26T12:17:00Z">
          <w:pPr>
            <w:pStyle w:val="P-Regular"/>
          </w:pPr>
        </w:pPrChange>
      </w:pPr>
      <w:ins w:id="64" w:author="Christopher Richard Kruger" w:date="2019-01-26T12:17:00Z">
        <w:r w:rsidRPr="00042888">
          <w:rPr>
            <w:noProof/>
            <w:lang w:val="en-IN" w:eastAsia="en-IN"/>
          </w:rPr>
          <w:drawing>
            <wp:inline distT="0" distB="0" distL="0" distR="0" wp14:anchorId="79025650" wp14:editId="69B6386A">
              <wp:extent cx="4842164" cy="129489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9222" cy="1312824"/>
                      </a:xfrm>
                      <a:prstGeom prst="rect">
                        <a:avLst/>
                      </a:prstGeom>
                    </pic:spPr>
                  </pic:pic>
                </a:graphicData>
              </a:graphic>
            </wp:inline>
          </w:drawing>
        </w:r>
      </w:ins>
    </w:p>
    <w:p w14:paraId="5989AC1E" w14:textId="3A6FC039" w:rsidR="009E72E9" w:rsidRPr="009E72E9" w:rsidRDefault="009E72E9" w:rsidP="009E72E9">
      <w:pPr>
        <w:pStyle w:val="IMG-Caption"/>
        <w:rPr>
          <w:ins w:id="65" w:author="Christopher Richard Kruger" w:date="2019-01-26T11:39:00Z"/>
          <w:rPrChange w:id="66" w:author="Christopher Richard Kruger" w:date="2019-01-26T12:17:00Z">
            <w:rPr>
              <w:ins w:id="67" w:author="Christopher Richard Kruger" w:date="2019-01-26T11:39:00Z"/>
              <w:lang w:val="en-US"/>
            </w:rPr>
          </w:rPrChange>
        </w:rPr>
        <w:pPrChange w:id="68" w:author="Christopher Richard Kruger" w:date="2019-01-26T12:17:00Z">
          <w:pPr>
            <w:pStyle w:val="P-Regular"/>
          </w:pPr>
        </w:pPrChange>
      </w:pPr>
      <w:ins w:id="69" w:author="Christopher Richard Kruger" w:date="2019-01-26T12:16:00Z">
        <w:r>
          <w:t>Figure 2.</w:t>
        </w:r>
      </w:ins>
      <w:ins w:id="70" w:author="Christopher Richard Kruger" w:date="2019-01-26T12:17:00Z">
        <w:r>
          <w:t>1</w:t>
        </w:r>
      </w:ins>
      <w:ins w:id="71" w:author="Christopher Richard Kruger" w:date="2019-01-26T12:16:00Z">
        <w:r>
          <w:t xml:space="preserve">: </w:t>
        </w:r>
      </w:ins>
      <w:ins w:id="72" w:author="Christopher Richard Kruger" w:date="2019-01-26T12:17:00Z">
        <w:r>
          <w:t>Recall the attributes that separate supervised and unsupervised problems</w:t>
        </w:r>
      </w:ins>
    </w:p>
    <w:p w14:paraId="75A02CE8" w14:textId="7AA5CEE7" w:rsidR="007721DA" w:rsidRDefault="007721DA" w:rsidP="009C4699">
      <w:pPr>
        <w:pStyle w:val="P-Regular"/>
        <w:rPr>
          <w:ins w:id="73" w:author="Christopher Richard Kruger" w:date="2019-01-26T11:45:00Z"/>
          <w:lang w:val="en-US"/>
        </w:rPr>
      </w:pPr>
      <w:ins w:id="74" w:author="Christopher Richard Kruger" w:date="2019-01-26T11:39:00Z">
        <w:r>
          <w:rPr>
            <w:lang w:val="en-US"/>
          </w:rPr>
          <w:t>If you were</w:t>
        </w:r>
      </w:ins>
      <w:ins w:id="75" w:author="Christopher Richard Kruger" w:date="2019-01-26T11:40:00Z">
        <w:r>
          <w:rPr>
            <w:lang w:val="en-US"/>
          </w:rPr>
          <w:t xml:space="preserve"> given a random collection of data without any guidance, you would likely </w:t>
        </w:r>
      </w:ins>
      <w:ins w:id="76" w:author="Christopher Richard Kruger" w:date="2019-01-26T11:41:00Z">
        <w:r>
          <w:rPr>
            <w:lang w:val="en-US"/>
          </w:rPr>
          <w:t xml:space="preserve">start your exploration using basic statistics – what are the mean, median, mode of each of the features? Recall that </w:t>
        </w:r>
      </w:ins>
      <w:ins w:id="77" w:author="Christopher Richard Kruger" w:date="2019-01-26T11:42:00Z">
        <w:r>
          <w:rPr>
            <w:lang w:val="en-US"/>
          </w:rPr>
          <w:t>from a high</w:t>
        </w:r>
      </w:ins>
      <w:ins w:id="78" w:author="Christopher Richard Kruger" w:date="2019-01-26T11:43:00Z">
        <w:r w:rsidR="00070576">
          <w:rPr>
            <w:lang w:val="en-US"/>
          </w:rPr>
          <w:t>-</w:t>
        </w:r>
      </w:ins>
      <w:ins w:id="79" w:author="Christopher Richard Kruger" w:date="2019-01-26T11:42:00Z">
        <w:r>
          <w:rPr>
            <w:lang w:val="en-US"/>
          </w:rPr>
          <w:t xml:space="preserve">level data simply exists and </w:t>
        </w:r>
        <w:r w:rsidR="00070576">
          <w:rPr>
            <w:lang w:val="en-US"/>
          </w:rPr>
          <w:t>whether it is a supervised or unsupervised learning is ascribed by the data goals you have set for yourself or by your manager.</w:t>
        </w:r>
      </w:ins>
      <w:ins w:id="80" w:author="Christopher Richard Kruger" w:date="2019-01-26T11:43:00Z">
        <w:r w:rsidR="00070576">
          <w:rPr>
            <w:lang w:val="en-US"/>
          </w:rPr>
          <w:t xml:space="preserve"> If you were to determine that one of the features was actually a label and you wanted to see how the remaining features in the data set influence it, this would become a supervised learning problem. However, if after initial exploration you realize that the data you have is simply a collection of </w:t>
        </w:r>
      </w:ins>
      <w:ins w:id="81" w:author="Christopher Richard Kruger" w:date="2019-01-26T11:44:00Z">
        <w:r w:rsidR="00070576">
          <w:rPr>
            <w:lang w:val="en-US"/>
          </w:rPr>
          <w:t xml:space="preserve">features without a target in mind (collection of health metrics, purchase invoices from a web store, </w:t>
        </w:r>
        <w:proofErr w:type="spellStart"/>
        <w:r w:rsidR="00070576">
          <w:rPr>
            <w:lang w:val="en-US"/>
          </w:rPr>
          <w:t>etc</w:t>
        </w:r>
        <w:proofErr w:type="spellEnd"/>
        <w:r w:rsidR="00070576">
          <w:rPr>
            <w:lang w:val="en-US"/>
          </w:rPr>
          <w:t>) then you can analyze it through unsupervised methods.</w:t>
        </w:r>
      </w:ins>
    </w:p>
    <w:p w14:paraId="4025949A" w14:textId="77777777" w:rsidR="00070576" w:rsidRDefault="00070576" w:rsidP="009C4699">
      <w:pPr>
        <w:pStyle w:val="P-Regular"/>
        <w:rPr>
          <w:ins w:id="82" w:author="Christopher Richard Kruger" w:date="2019-01-26T11:47:00Z"/>
          <w:lang w:val="en-US"/>
        </w:rPr>
      </w:pPr>
      <w:ins w:id="83" w:author="Christopher Richard Kruger" w:date="2019-01-26T11:45:00Z">
        <w:r>
          <w:rPr>
            <w:lang w:val="en-US"/>
          </w:rPr>
          <w:t>The classic example of unsupervised lea</w:t>
        </w:r>
      </w:ins>
      <w:ins w:id="84" w:author="Christopher Richard Kruger" w:date="2019-01-26T11:46:00Z">
        <w:r>
          <w:rPr>
            <w:lang w:val="en-US"/>
          </w:rPr>
          <w:t>rning is finding clusters of similar customers in a collection of invoices from a web store. Your hypothesis is that by understanding which people are most similar, you can create more granular marketing campaigns that appeal to each cluster</w:t>
        </w:r>
      </w:ins>
      <w:ins w:id="85" w:author="Christopher Richard Kruger" w:date="2019-01-26T11:47:00Z">
        <w:r>
          <w:rPr>
            <w:lang w:val="en-US"/>
          </w:rPr>
          <w:t xml:space="preserve">’s interests. One way to achieve these clusters of similar users is through K-Means. </w:t>
        </w:r>
      </w:ins>
    </w:p>
    <w:p w14:paraId="45FF7625" w14:textId="69BBE41B" w:rsidR="00070576" w:rsidRDefault="00070576" w:rsidP="009C4699">
      <w:pPr>
        <w:pStyle w:val="P-Regular"/>
        <w:rPr>
          <w:ins w:id="86" w:author="Christopher Richard Kruger" w:date="2019-01-26T11:50:00Z"/>
          <w:lang w:val="en-US"/>
        </w:rPr>
      </w:pPr>
      <w:ins w:id="87" w:author="Christopher Richard Kruger" w:date="2019-01-26T11:48:00Z">
        <w:r>
          <w:rPr>
            <w:lang w:val="en-US"/>
          </w:rPr>
          <w:lastRenderedPageBreak/>
          <w:t>K-Means clustering</w:t>
        </w:r>
      </w:ins>
      <w:ins w:id="88" w:author="Christopher Richard Kruger" w:date="2019-01-26T11:47:00Z">
        <w:r>
          <w:rPr>
            <w:lang w:val="en-US"/>
          </w:rPr>
          <w:t xml:space="preserve"> works by finding “K” number clusters in your data through pairwise Euclidean distance calculations.</w:t>
        </w:r>
      </w:ins>
      <w:ins w:id="89" w:author="Christopher Richard Kruger" w:date="2019-01-26T11:48:00Z">
        <w:r>
          <w:rPr>
            <w:lang w:val="en-US"/>
          </w:rPr>
          <w:t xml:space="preserve"> “K” points (</w:t>
        </w:r>
      </w:ins>
      <w:ins w:id="90" w:author="Christopher Richard Kruger" w:date="2019-01-26T11:49:00Z">
        <w:r>
          <w:rPr>
            <w:lang w:val="en-US"/>
          </w:rPr>
          <w:t>also called centroids)</w:t>
        </w:r>
      </w:ins>
      <w:ins w:id="91" w:author="Christopher Richard Kruger" w:date="2019-01-26T11:48:00Z">
        <w:r>
          <w:rPr>
            <w:lang w:val="en-US"/>
          </w:rPr>
          <w:t xml:space="preserve"> are randomly initialized in your data and the distance is calculated from each</w:t>
        </w:r>
      </w:ins>
      <w:ins w:id="92" w:author="Christopher Richard Kruger" w:date="2019-01-26T11:49:00Z">
        <w:r>
          <w:rPr>
            <w:lang w:val="en-US"/>
          </w:rPr>
          <w:t xml:space="preserve"> data</w:t>
        </w:r>
      </w:ins>
      <w:ins w:id="93" w:author="Christopher Richard Kruger" w:date="2019-01-26T11:48:00Z">
        <w:r>
          <w:rPr>
            <w:lang w:val="en-US"/>
          </w:rPr>
          <w:t xml:space="preserve"> point to each of the </w:t>
        </w:r>
      </w:ins>
      <w:ins w:id="94" w:author="Christopher Richard Kruger" w:date="2019-01-26T11:49:00Z">
        <w:r>
          <w:rPr>
            <w:lang w:val="en-US"/>
          </w:rPr>
          <w:t>centroids. The minimum of these distances designates which cluster a data point belongs to. Once every point has been assigned to a cluster, the mean intra-cluster data point is calculated as the new centr</w:t>
        </w:r>
      </w:ins>
      <w:ins w:id="95" w:author="Christopher Richard Kruger" w:date="2019-01-26T11:50:00Z">
        <w:r>
          <w:rPr>
            <w:lang w:val="en-US"/>
          </w:rPr>
          <w:t>oid. This process is repeated until the newly calculated cluster centroid no longer changes position.</w:t>
        </w:r>
      </w:ins>
    </w:p>
    <w:p w14:paraId="0337DBB6" w14:textId="6E9DC982" w:rsidR="009C4699" w:rsidRPr="009C4699" w:rsidRDefault="00070576" w:rsidP="001B1D74">
      <w:pPr>
        <w:pStyle w:val="P-Regular"/>
        <w:rPr>
          <w:ins w:id="96" w:author="Christopher Richard Kruger" w:date="2018-11-22T16:15:00Z"/>
          <w:lang w:val="en-US"/>
        </w:rPr>
        <w:pPrChange w:id="97" w:author="Christopher Richard Kruger" w:date="2019-01-28T17:27:00Z">
          <w:pPr>
            <w:pStyle w:val="H2-General"/>
          </w:pPr>
        </w:pPrChange>
      </w:pPr>
      <w:ins w:id="98" w:author="Christopher Richard Kruger" w:date="2019-01-26T11:50:00Z">
        <w:r>
          <w:rPr>
            <w:lang w:val="en-US"/>
          </w:rPr>
          <w:t xml:space="preserve">Hopefully this </w:t>
        </w:r>
      </w:ins>
      <w:ins w:id="99" w:author="Christopher Richard Kruger" w:date="2019-01-26T11:51:00Z">
        <w:r>
          <w:rPr>
            <w:lang w:val="en-US"/>
          </w:rPr>
          <w:t>has served as a refresh of concepts that you remembered from Lesson 1. If not, please take the time to go back and review before moving on – aspects of K-Means are built upon in Lesson 2 to create more complex form</w:t>
        </w:r>
      </w:ins>
      <w:ins w:id="100" w:author="Christopher Richard Kruger" w:date="2019-01-26T11:52:00Z">
        <w:r>
          <w:rPr>
            <w:lang w:val="en-US"/>
          </w:rPr>
          <w:t>s of clustering!</w:t>
        </w:r>
      </w:ins>
    </w:p>
    <w:p w14:paraId="0247DECE" w14:textId="693A4B22" w:rsidR="008E4C95" w:rsidRPr="008E4C95" w:rsidRDefault="001050ED" w:rsidP="001B1D74">
      <w:pPr>
        <w:pStyle w:val="H2-General"/>
        <w:rPr>
          <w:lang w:val="en-US"/>
          <w:rPrChange w:id="101" w:author="Christopher Richard Kruger" w:date="2019-01-13T17:18:00Z">
            <w:rPr>
              <w:lang w:val="en-US"/>
            </w:rPr>
          </w:rPrChange>
        </w:rPr>
        <w:pPrChange w:id="102" w:author="Christopher Richard Kruger" w:date="2019-01-28T17:27:00Z">
          <w:pPr>
            <w:pStyle w:val="H2-General"/>
          </w:pPr>
        </w:pPrChange>
      </w:pPr>
      <w:ins w:id="103" w:author="Christopher Richard Kruger" w:date="2019-01-26T10:38:00Z">
        <w:r>
          <w:rPr>
            <w:lang w:val="en-US"/>
          </w:rPr>
          <w:t xml:space="preserve">The Organization of </w:t>
        </w:r>
      </w:ins>
      <w:ins w:id="104" w:author="Rutuja Yerunkar" w:date="2018-11-22T13:36:00Z">
        <w:del w:id="105" w:author="Christopher Richard Kruger" w:date="2019-01-26T10:38:00Z">
          <w:r w:rsidR="009E26DB" w:rsidDel="001050ED">
            <w:rPr>
              <w:lang w:val="en-US"/>
            </w:rPr>
            <w:delText>Unsupervised Learning vs Supervised Learning</w:delText>
          </w:r>
        </w:del>
      </w:ins>
      <w:ins w:id="106" w:author="Christopher Richard Kruger" w:date="2019-01-26T10:38:00Z">
        <w:r>
          <w:rPr>
            <w:lang w:val="en-US"/>
          </w:rPr>
          <w:t>Hierarchy</w:t>
        </w:r>
      </w:ins>
    </w:p>
    <w:p w14:paraId="4F5C9157" w14:textId="2F4D594B" w:rsidR="00086577" w:rsidRDefault="0080424C" w:rsidP="0080424C">
      <w:pPr>
        <w:pStyle w:val="P-Regular"/>
        <w:rPr>
          <w:ins w:id="107" w:author="Christopher Richard Kruger" w:date="2019-01-26T11:59:00Z"/>
        </w:rPr>
      </w:pPr>
      <w:del w:id="108" w:author="Christopher Richard Kruger" w:date="2019-01-26T11:54:00Z">
        <w:r w:rsidDel="00130803">
          <w:delText xml:space="preserve">Unsupervised learning is one of the most exciting areas of development in machine learning today. If you have explored machine learning coursework before you are probably familiar with the common breakout of problems into either supervised or unsupervised learning. Supervised learning encompasses the problem set of having a labeled dataset that can be used to either classify (for example, predicting smoker or non-smoker if you’re looking at a lung health data set) or fit a regression line on (for example, predicting the sale price of a home based on how many bedrooms it has). This </w:delText>
        </w:r>
        <w:r w:rsidR="0032703E" w:rsidDel="00130803">
          <w:delText xml:space="preserve">model most closely mirrors an intuitive human approach to learning. </w:delText>
        </w:r>
      </w:del>
      <w:ins w:id="109" w:author="Christopher Richard Kruger" w:date="2019-01-26T11:54:00Z">
        <w:r w:rsidR="00130803">
          <w:t xml:space="preserve">Both the natural and human-made world contain many examples of how organizing systems into hierarchies </w:t>
        </w:r>
      </w:ins>
      <w:ins w:id="110" w:author="Christopher Richard Kruger" w:date="2019-01-26T11:55:00Z">
        <w:r w:rsidR="00130803">
          <w:t>makes a lot of</w:t>
        </w:r>
      </w:ins>
      <w:ins w:id="111" w:author="Christopher Richard Kruger" w:date="2019-01-26T11:54:00Z">
        <w:r w:rsidR="00130803">
          <w:t xml:space="preserve"> sense. </w:t>
        </w:r>
      </w:ins>
      <w:ins w:id="112" w:author="Christopher Richard Kruger" w:date="2019-01-26T11:56:00Z">
        <w:r w:rsidR="00130803">
          <w:t xml:space="preserve">A common representation that is developed from these hierarchies can be seen in tree-based data structures. Imagine you had a </w:t>
        </w:r>
      </w:ins>
      <w:ins w:id="113" w:author="Christopher Richard Kruger" w:date="2019-01-26T11:57:00Z">
        <w:r w:rsidR="00130803">
          <w:t>parent</w:t>
        </w:r>
      </w:ins>
      <w:ins w:id="114" w:author="Christopher Richard Kruger" w:date="2019-01-26T11:56:00Z">
        <w:r w:rsidR="00130803">
          <w:t xml:space="preserve"> node with any number of child nodes, that could subsequently be </w:t>
        </w:r>
      </w:ins>
      <w:ins w:id="115" w:author="Christopher Richard Kruger" w:date="2019-01-26T11:57:00Z">
        <w:r w:rsidR="00130803">
          <w:t xml:space="preserve">parent nodes themselves. By organizing concepts into </w:t>
        </w:r>
      </w:ins>
      <w:ins w:id="116" w:author="Christopher Richard Kruger" w:date="2019-01-26T11:58:00Z">
        <w:r w:rsidR="00130803">
          <w:t>a tree</w:t>
        </w:r>
      </w:ins>
      <w:ins w:id="117" w:author="Christopher Richard Kruger" w:date="2019-01-26T11:57:00Z">
        <w:r w:rsidR="00130803">
          <w:t xml:space="preserve"> </w:t>
        </w:r>
      </w:ins>
      <w:ins w:id="118" w:author="Christopher Richard Kruger" w:date="2019-01-26T11:58:00Z">
        <w:r w:rsidR="00130803">
          <w:t>structure,</w:t>
        </w:r>
      </w:ins>
      <w:ins w:id="119" w:author="Christopher Richard Kruger" w:date="2019-01-26T11:57:00Z">
        <w:r w:rsidR="00130803">
          <w:t xml:space="preserve"> you can build an information-dense diagram that clearly shows how things are related amongst their peers as </w:t>
        </w:r>
      </w:ins>
      <w:ins w:id="120" w:author="Christopher Richard Kruger" w:date="2019-01-26T11:58:00Z">
        <w:r w:rsidR="00130803">
          <w:t xml:space="preserve">well as their larger abstract concepts. </w:t>
        </w:r>
      </w:ins>
    </w:p>
    <w:p w14:paraId="27E51709" w14:textId="3B425EF6" w:rsidR="00130803" w:rsidRDefault="00130803" w:rsidP="0080424C">
      <w:pPr>
        <w:pStyle w:val="P-Regular"/>
        <w:rPr>
          <w:ins w:id="121" w:author="Christopher Richard Kruger" w:date="2019-01-27T14:20:00Z"/>
        </w:rPr>
      </w:pPr>
      <w:ins w:id="122" w:author="Christopher Richard Kruger" w:date="2019-01-26T11:59:00Z">
        <w:r>
          <w:t>An example to help illustrate this concept from the natural world can be seen in how we view the hierarchy of a</w:t>
        </w:r>
      </w:ins>
      <w:ins w:id="123" w:author="Christopher Richard Kruger" w:date="2019-01-26T12:00:00Z">
        <w:r>
          <w:t>nimals that goes from parent classes to individual species:</w:t>
        </w:r>
      </w:ins>
    </w:p>
    <w:p w14:paraId="7C41C454" w14:textId="491A5C78" w:rsidR="00FB72D9" w:rsidRDefault="00FB72D9" w:rsidP="00FB72D9">
      <w:pPr>
        <w:pStyle w:val="P-Regular"/>
        <w:jc w:val="center"/>
        <w:rPr>
          <w:ins w:id="124" w:author="Christopher Richard Kruger" w:date="2019-01-26T12:00:00Z"/>
        </w:rPr>
        <w:pPrChange w:id="125" w:author="Christopher Richard Kruger" w:date="2019-01-27T14:20:00Z">
          <w:pPr>
            <w:pStyle w:val="P-Regular"/>
          </w:pPr>
        </w:pPrChange>
      </w:pPr>
      <w:ins w:id="126" w:author="Christopher Richard Kruger" w:date="2019-01-27T14:20:00Z">
        <w:r w:rsidRPr="00FB72D9">
          <w:drawing>
            <wp:inline distT="0" distB="0" distL="0" distR="0" wp14:anchorId="135A37D8" wp14:editId="2B79E93F">
              <wp:extent cx="4592782" cy="2220270"/>
              <wp:effectExtent l="0" t="0" r="508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1219" cy="2224349"/>
                      </a:xfrm>
                      <a:prstGeom prst="rect">
                        <a:avLst/>
                      </a:prstGeom>
                    </pic:spPr>
                  </pic:pic>
                </a:graphicData>
              </a:graphic>
            </wp:inline>
          </w:drawing>
        </w:r>
      </w:ins>
    </w:p>
    <w:p w14:paraId="6255A06E" w14:textId="61DA2C0A" w:rsidR="00130803" w:rsidRDefault="00086577" w:rsidP="009E72E9">
      <w:pPr>
        <w:pStyle w:val="IMG-Caption"/>
        <w:rPr>
          <w:ins w:id="127" w:author="Christopher Richard Kruger" w:date="2019-01-26T12:00:00Z"/>
        </w:rPr>
        <w:pPrChange w:id="128" w:author="Christopher Richard Kruger" w:date="2019-01-26T12:15:00Z">
          <w:pPr>
            <w:pStyle w:val="P-Regular"/>
          </w:pPr>
        </w:pPrChange>
      </w:pPr>
      <w:ins w:id="129" w:author="Christopher Richard Kruger" w:date="2019-01-26T12:07:00Z">
        <w:r>
          <w:t>Fig</w:t>
        </w:r>
      </w:ins>
      <w:ins w:id="130" w:author="Christopher Richard Kruger" w:date="2019-01-26T12:15:00Z">
        <w:r w:rsidR="009E72E9">
          <w:t xml:space="preserve">ure 2.2: Navigating </w:t>
        </w:r>
      </w:ins>
      <w:ins w:id="131" w:author="Christopher Richard Kruger" w:date="2019-01-26T12:16:00Z">
        <w:r w:rsidR="009E72E9">
          <w:t>animal species relationships in a hierarchical tree structure</w:t>
        </w:r>
      </w:ins>
    </w:p>
    <w:p w14:paraId="1BA98CB3" w14:textId="759EDF9C" w:rsidR="00130803" w:rsidRDefault="00130803" w:rsidP="0080424C">
      <w:pPr>
        <w:pStyle w:val="P-Regular"/>
        <w:rPr>
          <w:ins w:id="132" w:author="Christopher Richard Kruger" w:date="2019-01-26T12:04:00Z"/>
        </w:rPr>
      </w:pPr>
      <w:ins w:id="133" w:author="Christopher Richard Kruger" w:date="2019-01-26T12:00:00Z">
        <w:r>
          <w:t>In Figure 2.2 you can see</w:t>
        </w:r>
      </w:ins>
      <w:ins w:id="134" w:author="Christopher Richard Kruger" w:date="2019-01-26T12:02:00Z">
        <w:r>
          <w:t xml:space="preserve"> an example of</w:t>
        </w:r>
      </w:ins>
      <w:ins w:id="135" w:author="Christopher Richard Kruger" w:date="2019-01-26T12:00:00Z">
        <w:r>
          <w:t xml:space="preserve"> how relational information </w:t>
        </w:r>
      </w:ins>
      <w:ins w:id="136" w:author="Christopher Richard Kruger" w:date="2019-01-26T12:01:00Z">
        <w:r>
          <w:t xml:space="preserve">between a variety of animals can be easily mapped out in a way that both saves space </w:t>
        </w:r>
      </w:ins>
      <w:ins w:id="137" w:author="Christopher Richard Kruger" w:date="2019-01-26T12:02:00Z">
        <w:r>
          <w:t>while still transmitting a large amount of</w:t>
        </w:r>
      </w:ins>
      <w:ins w:id="138" w:author="Christopher Richard Kruger" w:date="2019-01-26T12:01:00Z">
        <w:r>
          <w:t xml:space="preserve"> information. </w:t>
        </w:r>
      </w:ins>
      <w:ins w:id="139" w:author="Christopher Richard Kruger" w:date="2019-01-26T12:02:00Z">
        <w:r>
          <w:t xml:space="preserve">This example can be seen as </w:t>
        </w:r>
      </w:ins>
      <w:ins w:id="140" w:author="Christopher Richard Kruger" w:date="2019-01-26T12:03:00Z">
        <w:r w:rsidR="00086577">
          <w:t xml:space="preserve">both </w:t>
        </w:r>
      </w:ins>
      <w:ins w:id="141" w:author="Christopher Richard Kruger" w:date="2019-01-26T12:02:00Z">
        <w:r>
          <w:t xml:space="preserve">a tree of its own </w:t>
        </w:r>
      </w:ins>
      <w:ins w:id="142" w:author="Christopher Richard Kruger" w:date="2019-01-26T12:03:00Z">
        <w:r w:rsidR="00086577">
          <w:t xml:space="preserve">showing how </w:t>
        </w:r>
      </w:ins>
      <w:ins w:id="143" w:author="Christopher Richard Kruger" w:date="2019-01-26T12:02:00Z">
        <w:r>
          <w:t>cats and dogs are different but both</w:t>
        </w:r>
        <w:r w:rsidR="00086577">
          <w:t xml:space="preserve"> domesticated animals</w:t>
        </w:r>
      </w:ins>
      <w:ins w:id="144" w:author="Christopher Richard Kruger" w:date="2019-01-26T12:03:00Z">
        <w:r w:rsidR="00086577">
          <w:t>, as well as a potential piece of a larger tree that shows a breakdown of domes</w:t>
        </w:r>
      </w:ins>
      <w:ins w:id="145" w:author="Christopher Richard Kruger" w:date="2019-01-26T12:04:00Z">
        <w:r w:rsidR="00086577">
          <w:t>ticated versus non-domesticated animals.</w:t>
        </w:r>
      </w:ins>
    </w:p>
    <w:p w14:paraId="6AF56645" w14:textId="2D53A0DD" w:rsidR="00086577" w:rsidRDefault="00086577" w:rsidP="0080424C">
      <w:pPr>
        <w:pStyle w:val="P-Regular"/>
        <w:rPr>
          <w:ins w:id="146" w:author="Christopher Richard Kruger" w:date="2019-01-27T14:30:00Z"/>
        </w:rPr>
      </w:pPr>
      <w:ins w:id="147" w:author="Christopher Richard Kruger" w:date="2019-01-26T12:04:00Z">
        <w:r>
          <w:t xml:space="preserve">In the event that most of the students here are not biologists, let’s move back towards the concept of a web store selling products. </w:t>
        </w:r>
      </w:ins>
      <w:ins w:id="148" w:author="Christopher Richard Kruger" w:date="2019-01-26T12:05:00Z">
        <w:r>
          <w:t xml:space="preserve">If you sold a large variety of products you likely want to create a hierarchical system of navigation for your customers. By withholding </w:t>
        </w:r>
      </w:ins>
      <w:ins w:id="149" w:author="Christopher Richard Kruger" w:date="2019-01-26T12:06:00Z">
        <w:r>
          <w:t>all of the information in your product catalog, a customer will only be exposed to the path down the tree that matches their interests. An example of hierarchical benefits to navigation can be seen in Figure 2.3</w:t>
        </w:r>
      </w:ins>
      <w:ins w:id="150" w:author="Christopher Richard Kruger" w:date="2019-01-26T12:07:00Z">
        <w:r>
          <w:t>:</w:t>
        </w:r>
      </w:ins>
    </w:p>
    <w:p w14:paraId="7C4EFFFE" w14:textId="790DAB5F" w:rsidR="003D33EC" w:rsidRDefault="003D33EC" w:rsidP="003D33EC">
      <w:pPr>
        <w:pStyle w:val="P-Regular"/>
        <w:jc w:val="center"/>
        <w:rPr>
          <w:ins w:id="151" w:author="Christopher Richard Kruger" w:date="2019-01-26T12:07:00Z"/>
        </w:rPr>
        <w:pPrChange w:id="152" w:author="Christopher Richard Kruger" w:date="2019-01-27T14:30:00Z">
          <w:pPr>
            <w:pStyle w:val="P-Regular"/>
          </w:pPr>
        </w:pPrChange>
      </w:pPr>
      <w:ins w:id="153" w:author="Christopher Richard Kruger" w:date="2019-01-27T14:30:00Z">
        <w:r w:rsidRPr="003D33EC">
          <w:lastRenderedPageBreak/>
          <w:drawing>
            <wp:inline distT="0" distB="0" distL="0" distR="0" wp14:anchorId="1C7448E9" wp14:editId="5CF91288">
              <wp:extent cx="5195455" cy="2413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8533" cy="2414430"/>
                      </a:xfrm>
                      <a:prstGeom prst="rect">
                        <a:avLst/>
                      </a:prstGeom>
                    </pic:spPr>
                  </pic:pic>
                </a:graphicData>
              </a:graphic>
            </wp:inline>
          </w:drawing>
        </w:r>
      </w:ins>
    </w:p>
    <w:p w14:paraId="4315C728" w14:textId="006785B5" w:rsidR="00086577" w:rsidRDefault="00086577" w:rsidP="009E72E9">
      <w:pPr>
        <w:pStyle w:val="IMG-Caption"/>
        <w:rPr>
          <w:ins w:id="154" w:author="Rutuja Yerunkar" w:date="2018-11-22T13:45:00Z"/>
        </w:rPr>
        <w:pPrChange w:id="155" w:author="Christopher Richard Kruger" w:date="2019-01-26T12:15:00Z">
          <w:pPr>
            <w:pStyle w:val="P-Regular"/>
          </w:pPr>
        </w:pPrChange>
      </w:pPr>
      <w:ins w:id="156" w:author="Christopher Richard Kruger" w:date="2019-01-26T12:07:00Z">
        <w:r>
          <w:t>Fig</w:t>
        </w:r>
      </w:ins>
      <w:ins w:id="157" w:author="Christopher Richard Kruger" w:date="2019-01-26T12:15:00Z">
        <w:r w:rsidR="009E72E9">
          <w:t>ure</w:t>
        </w:r>
      </w:ins>
      <w:ins w:id="158" w:author="Christopher Richard Kruger" w:date="2019-01-26T12:07:00Z">
        <w:r>
          <w:t xml:space="preserve"> 2.3</w:t>
        </w:r>
      </w:ins>
      <w:ins w:id="159" w:author="Christopher Richard Kruger" w:date="2019-01-26T12:15:00Z">
        <w:r w:rsidR="009E72E9">
          <w:t>: Navigating product categories in a hierarchical tree structure</w:t>
        </w:r>
      </w:ins>
    </w:p>
    <w:p w14:paraId="667F8697" w14:textId="3CBDDCC4" w:rsidR="005B26E7" w:rsidDel="009E72E9" w:rsidRDefault="00086577" w:rsidP="00086577">
      <w:pPr>
        <w:pStyle w:val="P-Regular"/>
        <w:rPr>
          <w:del w:id="160" w:author="Christopher Richard Kruger" w:date="2019-01-26T12:07:00Z"/>
        </w:rPr>
      </w:pPr>
      <w:ins w:id="161" w:author="Christopher Richard Kruger" w:date="2019-01-26T12:08:00Z">
        <w:r>
          <w:t xml:space="preserve">Clearly the benefits of a </w:t>
        </w:r>
      </w:ins>
      <w:ins w:id="162" w:author="Christopher Richard Kruger" w:date="2019-01-26T12:09:00Z">
        <w:r>
          <w:t>hierarchical system of navigation cannot be overstated for improving your customer experience!</w:t>
        </w:r>
      </w:ins>
      <w:ins w:id="163" w:author="Christopher Richard Kruger" w:date="2019-01-26T12:10:00Z">
        <w:r>
          <w:t xml:space="preserve"> By organizing information into a hierarchical structure, you can build an intuitive structure out of your data that demonstrates explicit nested relationships. If this sounds </w:t>
        </w:r>
      </w:ins>
      <w:ins w:id="164" w:author="Christopher Richard Kruger" w:date="2019-01-26T12:11:00Z">
        <w:r>
          <w:t xml:space="preserve">like another approach to finding clusters in your data, you’re definitely thinking on the right track! Through the use of similar distance metrics such as Euclidean Distance from K-Means, we </w:t>
        </w:r>
      </w:ins>
      <w:ins w:id="165" w:author="Christopher Richard Kruger" w:date="2019-01-26T12:12:00Z">
        <w:r>
          <w:t>can develop a tree that shows the many cuts of data that allow a user to subjectively create clusters at their discretion.</w:t>
        </w:r>
      </w:ins>
      <w:del w:id="166" w:author="Christopher Richard Kruger" w:date="2019-01-26T12:07:00Z">
        <w:r w:rsidR="0032703E" w:rsidDel="00086577">
          <w:delText xml:space="preserve">If you wanted to learn how to not burn your food with a basic understanding of cooking, you can build a dataset by putting your food on the burner and seeing how long it takes (input) for your food to burn (output). Eventually as you continue to burn your food you will build a mental model of when burning will occur and avoid it in the future. </w:delText>
        </w:r>
        <w:r w:rsidR="0080424C" w:rsidDel="00086577">
          <w:delText>Development in supervised learning has been fast-paced in valuable, but it has since simmered down in recent years – many of the obstacles in the world of knowing your data have already been tackled.</w:delText>
        </w:r>
      </w:del>
    </w:p>
    <w:p w14:paraId="455B2FAA" w14:textId="4B900F3A" w:rsidR="00042888" w:rsidDel="00086577" w:rsidRDefault="00042888" w:rsidP="00086577">
      <w:pPr>
        <w:pStyle w:val="P-Regular"/>
        <w:rPr>
          <w:del w:id="167" w:author="Christopher Richard Kruger" w:date="2019-01-26T12:07:00Z"/>
        </w:rPr>
        <w:pPrChange w:id="168" w:author="Christopher Richard Kruger" w:date="2019-01-26T12:11:00Z">
          <w:pPr>
            <w:pStyle w:val="P-Regular"/>
            <w:jc w:val="center"/>
          </w:pPr>
        </w:pPrChange>
      </w:pPr>
      <w:del w:id="169" w:author="Christopher Richard Kruger" w:date="2019-01-26T12:07:00Z">
        <w:r w:rsidRPr="00042888" w:rsidDel="00086577">
          <w:rPr>
            <w:noProof/>
            <w:lang w:val="en-IN" w:eastAsia="en-IN"/>
          </w:rPr>
          <w:drawing>
            <wp:inline distT="0" distB="0" distL="0" distR="0" wp14:anchorId="177BAF37" wp14:editId="7EFD989C">
              <wp:extent cx="4842164" cy="129489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9222" cy="1312824"/>
                      </a:xfrm>
                      <a:prstGeom prst="rect">
                        <a:avLst/>
                      </a:prstGeom>
                    </pic:spPr>
                  </pic:pic>
                </a:graphicData>
              </a:graphic>
            </wp:inline>
          </w:drawing>
        </w:r>
      </w:del>
    </w:p>
    <w:p w14:paraId="56405A4F" w14:textId="71CB855A" w:rsidR="00393501" w:rsidDel="00086577" w:rsidRDefault="00042888" w:rsidP="00086577">
      <w:pPr>
        <w:pStyle w:val="P-Regular"/>
        <w:rPr>
          <w:del w:id="170" w:author="Christopher Richard Kruger" w:date="2019-01-26T12:07:00Z"/>
        </w:rPr>
        <w:pPrChange w:id="171" w:author="Christopher Richard Kruger" w:date="2019-01-26T12:11:00Z">
          <w:pPr>
            <w:pStyle w:val="IMG-Caption"/>
          </w:pPr>
        </w:pPrChange>
      </w:pPr>
      <w:del w:id="172" w:author="Christopher Richard Kruger" w:date="2019-01-26T12:07:00Z">
        <w:r w:rsidDel="00086577">
          <w:delText>Figure 1</w:delText>
        </w:r>
      </w:del>
      <w:ins w:id="173" w:author="Rutuja Yerunkar" w:date="2018-11-22T13:47:00Z">
        <w:del w:id="174" w:author="Christopher Richard Kruger" w:date="2019-01-26T12:07:00Z">
          <w:r w:rsidR="009751B8" w:rsidDel="00086577">
            <w:delText>.1</w:delText>
          </w:r>
        </w:del>
      </w:ins>
      <w:del w:id="175" w:author="Christopher Richard Kruger" w:date="2019-01-26T12:07:00Z">
        <w:r w:rsidDel="00086577">
          <w:delText>: Differences between Unsupervised and Supervised Learning</w:delText>
        </w:r>
      </w:del>
    </w:p>
    <w:p w14:paraId="7DD56276" w14:textId="0D3B92DA" w:rsidR="009751B8" w:rsidDel="00086577" w:rsidRDefault="0080424C" w:rsidP="00086577">
      <w:pPr>
        <w:pStyle w:val="P-Regular"/>
        <w:rPr>
          <w:ins w:id="176" w:author="Rutuja Yerunkar" w:date="2018-11-22T13:53:00Z"/>
          <w:del w:id="177" w:author="Christopher Richard Kruger" w:date="2019-01-26T12:07:00Z"/>
        </w:rPr>
        <w:pPrChange w:id="178" w:author="Christopher Richard Kruger" w:date="2019-01-26T12:11:00Z">
          <w:pPr>
            <w:pStyle w:val="P-Regular"/>
          </w:pPr>
        </w:pPrChange>
      </w:pPr>
      <w:del w:id="179" w:author="Christopher Richard Kruger" w:date="2019-01-26T12:07:00Z">
        <w:r w:rsidDel="00086577">
          <w:delText xml:space="preserve">Conversely, unsupervised learning encompasses the problem set of having a tremendous amount of data that is unlabeled. </w:delText>
        </w:r>
      </w:del>
    </w:p>
    <w:p w14:paraId="7E2F39EE" w14:textId="0E48B31C" w:rsidR="00122FC6" w:rsidDel="00086577" w:rsidRDefault="0080424C" w:rsidP="00086577">
      <w:pPr>
        <w:pStyle w:val="P-Regular"/>
        <w:rPr>
          <w:ins w:id="180" w:author="Rutuja Yerunkar" w:date="2018-11-22T13:55:00Z"/>
          <w:del w:id="181" w:author="Christopher Richard Kruger" w:date="2019-01-26T12:07:00Z"/>
        </w:rPr>
        <w:pPrChange w:id="182" w:author="Christopher Richard Kruger" w:date="2019-01-26T12:11:00Z">
          <w:pPr>
            <w:pStyle w:val="P-Regular"/>
          </w:pPr>
        </w:pPrChange>
      </w:pPr>
      <w:del w:id="183" w:author="Christopher Richard Kruger" w:date="2019-01-26T12:07:00Z">
        <w:r w:rsidDel="00086577">
          <w:delText xml:space="preserve">Building upon the previous example, imagine </w:delText>
        </w:r>
        <w:r w:rsidR="0032703E" w:rsidDel="00086577">
          <w:delText>you were just dropped on planet Earth with zero knowledge of how cooking works</w:delText>
        </w:r>
        <w:r w:rsidDel="00086577">
          <w:delText xml:space="preserve">. </w:delText>
        </w:r>
        <w:r w:rsidR="0032703E" w:rsidDel="00086577">
          <w:delText xml:space="preserve">You are given </w:delText>
        </w:r>
        <w:r w:rsidR="005D18AF" w:rsidDel="00086577">
          <w:delText>10</w:delText>
        </w:r>
        <w:r w:rsidR="00FC0A89" w:rsidDel="00086577">
          <w:delText xml:space="preserve">0 days, </w:delText>
        </w:r>
        <w:r w:rsidR="0032703E" w:rsidDel="00086577">
          <w:delText>a stove</w:delText>
        </w:r>
        <w:r w:rsidR="00FC0A89" w:rsidDel="00086577">
          <w:delText>,</w:delText>
        </w:r>
        <w:r w:rsidR="0032703E" w:rsidDel="00086577">
          <w:delText xml:space="preserve"> and a fridge full of food without any instructions on </w:delText>
        </w:r>
        <w:r w:rsidR="005D18AF" w:rsidDel="00086577">
          <w:delText>what to do</w:delText>
        </w:r>
        <w:r w:rsidR="0032703E" w:rsidDel="00086577">
          <w:delText xml:space="preserve">. Your initial exploration of a kitchen </w:delText>
        </w:r>
        <w:r w:rsidR="00FC0A89" w:rsidDel="00086577">
          <w:delText xml:space="preserve">can go in infinite directions </w:delText>
        </w:r>
        <w:r w:rsidR="005D18AF" w:rsidDel="00086577">
          <w:delText>–</w:delText>
        </w:r>
        <w:r w:rsidR="00FC0A89" w:rsidDel="00086577">
          <w:delText xml:space="preserve"> </w:delText>
        </w:r>
        <w:r w:rsidR="005D18AF" w:rsidDel="00086577">
          <w:delText>on day 1</w:delText>
        </w:r>
      </w:del>
      <w:ins w:id="184" w:author="Rutuja Yerunkar" w:date="2018-11-22T13:53:00Z">
        <w:del w:id="185" w:author="Christopher Richard Kruger" w:date="2019-01-26T12:07:00Z">
          <w:r w:rsidR="009751B8" w:rsidDel="00086577">
            <w:delText>0</w:delText>
          </w:r>
        </w:del>
      </w:ins>
      <w:del w:id="186" w:author="Christopher Richard Kruger" w:date="2019-01-26T12:07:00Z">
        <w:r w:rsidR="005D18AF" w:rsidDel="00086577">
          <w:delText xml:space="preserve"> you may finally learn how to open the fridge, on day 30 you may learn that food can go on the stove, and </w:delText>
        </w:r>
      </w:del>
      <w:ins w:id="187" w:author="Rutuja Yerunkar" w:date="2018-11-22T13:55:00Z">
        <w:del w:id="188" w:author="Christopher Richard Kruger" w:date="2019-01-26T12:07:00Z">
          <w:r w:rsidR="009751B8" w:rsidDel="00086577">
            <w:delText>after</w:delText>
          </w:r>
        </w:del>
      </w:ins>
      <w:del w:id="189" w:author="Christopher Richard Kruger" w:date="2019-01-26T12:07:00Z">
        <w:r w:rsidR="005D18AF" w:rsidDel="00086577">
          <w:delText xml:space="preserve"> many days in between you may have unwittingly made an edible meal. </w:delText>
        </w:r>
        <w:r w:rsidR="0032703E" w:rsidDel="00086577">
          <w:delText xml:space="preserve">As you can see, trying to find meaning in a kitchen devoid of adequate informational structure leads to very noisy data that is completely irrelevant to </w:delText>
        </w:r>
        <w:r w:rsidR="005D18AF" w:rsidDel="00086577">
          <w:delText>actually preparing a meal</w:delText>
        </w:r>
        <w:r w:rsidR="0032703E" w:rsidDel="00086577">
          <w:delText xml:space="preserve">. </w:delText>
        </w:r>
      </w:del>
    </w:p>
    <w:p w14:paraId="74CE6368" w14:textId="26C08151" w:rsidR="0032703E" w:rsidDel="00086577" w:rsidRDefault="005D18AF" w:rsidP="00086577">
      <w:pPr>
        <w:pStyle w:val="P-Regular"/>
        <w:rPr>
          <w:del w:id="190" w:author="Christopher Richard Kruger" w:date="2019-01-26T12:07:00Z"/>
        </w:rPr>
        <w:pPrChange w:id="191" w:author="Christopher Richard Kruger" w:date="2019-01-26T12:11:00Z">
          <w:pPr>
            <w:pStyle w:val="P-Regular"/>
          </w:pPr>
        </w:pPrChange>
      </w:pPr>
      <w:del w:id="192" w:author="Christopher Richard Kruger" w:date="2019-01-26T12:07:00Z">
        <w:r w:rsidDel="00086577">
          <w:delText xml:space="preserve">Unsupervised learning can be an answer to this problem. By looking back at your 100 days of data, </w:delText>
        </w:r>
        <w:r w:rsidRPr="00122FC6" w:rsidDel="00086577">
          <w:rPr>
            <w:rStyle w:val="P-Keyword"/>
          </w:rPr>
          <w:delText>clustering</w:delText>
        </w:r>
        <w:r w:rsidDel="00086577">
          <w:delText xml:space="preserve"> can be used to find patterns of similar days where a meal was produced, and you can easily review what you did those days. However, unsupervised learning isn’t a magical answer – by simply finding clusters it can just as likely help you find pockets of similar yet ultimately useless data. </w:delText>
        </w:r>
      </w:del>
    </w:p>
    <w:p w14:paraId="0CCBF07A" w14:textId="418AF7A7" w:rsidR="00367119" w:rsidRPr="00367119" w:rsidRDefault="005D18AF" w:rsidP="001B1D74">
      <w:pPr>
        <w:pStyle w:val="P-Regular"/>
        <w:pPrChange w:id="193" w:author="Christopher Richard Kruger" w:date="2019-01-28T17:27:00Z">
          <w:pPr>
            <w:pStyle w:val="H2-General"/>
          </w:pPr>
        </w:pPrChange>
      </w:pPr>
      <w:del w:id="194" w:author="Christopher Richard Kruger" w:date="2019-01-26T12:07:00Z">
        <w:r w:rsidDel="00086577">
          <w:delText>This challenge is what makes unsupervised learning so exciting. How can we find smarter techniques to speed the process to finding clusters of information that are beneficial to our end goals?</w:delText>
        </w:r>
      </w:del>
    </w:p>
    <w:p w14:paraId="64FA4C18" w14:textId="05E7E3A6" w:rsidR="00367119" w:rsidRPr="009E72E9" w:rsidRDefault="009E72E9" w:rsidP="009E72E9">
      <w:pPr>
        <w:pStyle w:val="H2-General"/>
        <w:rPr>
          <w:ins w:id="195" w:author="Christopher Richard Kruger" w:date="2019-01-13T17:20:00Z"/>
          <w:rPrChange w:id="196" w:author="Christopher Richard Kruger" w:date="2019-01-26T12:21:00Z">
            <w:rPr>
              <w:ins w:id="197" w:author="Christopher Richard Kruger" w:date="2019-01-13T17:20:00Z"/>
            </w:rPr>
          </w:rPrChange>
        </w:rPr>
        <w:pPrChange w:id="198" w:author="Christopher Richard Kruger" w:date="2019-01-26T12:21:00Z">
          <w:pPr>
            <w:pStyle w:val="H2-General"/>
          </w:pPr>
        </w:pPrChange>
      </w:pPr>
      <w:ins w:id="199" w:author="Christopher Richard Kruger" w:date="2019-01-26T12:22:00Z">
        <w:r>
          <w:t>Introduction:</w:t>
        </w:r>
      </w:ins>
      <w:ins w:id="200" w:author="Christopher Richard Kruger" w:date="2019-01-26T12:14:00Z">
        <w:r>
          <w:t xml:space="preserve"> </w:t>
        </w:r>
      </w:ins>
      <w:ins w:id="201" w:author="Rutuja Yerunkar" w:date="2018-11-22T14:05:00Z">
        <w:del w:id="202" w:author="Christopher Richard Kruger" w:date="2019-01-26T10:39:00Z">
          <w:r w:rsidR="00122FC6" w:rsidDel="001050ED">
            <w:delText>Clustering</w:delText>
          </w:r>
        </w:del>
      </w:ins>
      <w:ins w:id="203" w:author="Christopher Richard Kruger" w:date="2019-01-26T12:14:00Z">
        <w:r>
          <w:t>Hierarchical Clustering</w:t>
        </w:r>
      </w:ins>
    </w:p>
    <w:p w14:paraId="0B29070F" w14:textId="667179BE" w:rsidR="00367119" w:rsidDel="00DA22A6" w:rsidRDefault="00367119" w:rsidP="009E72E9">
      <w:pPr>
        <w:pStyle w:val="H2-General"/>
        <w:rPr>
          <w:del w:id="204" w:author="Christopher Richard Kruger" w:date="2019-01-26T12:18:00Z"/>
        </w:rPr>
      </w:pPr>
    </w:p>
    <w:p w14:paraId="2A5849E3" w14:textId="611AD6E2" w:rsidR="00DA22A6" w:rsidRDefault="005F63C8" w:rsidP="00DA22A6">
      <w:pPr>
        <w:pStyle w:val="P-Regular"/>
        <w:rPr>
          <w:ins w:id="205" w:author="Christopher Richard Kruger" w:date="2019-01-26T14:25:00Z"/>
        </w:rPr>
      </w:pPr>
      <w:ins w:id="206" w:author="Christopher Richard Kruger" w:date="2019-01-26T14:21:00Z">
        <w:r>
          <w:t>Up until this point we have shown that hierarchies can be excellent structures to organize information into that clearly show nested relationships among data points. While this is helpful to understand parent/child relationships between items, it ca</w:t>
        </w:r>
      </w:ins>
      <w:ins w:id="207" w:author="Christopher Richard Kruger" w:date="2019-01-26T14:22:00Z">
        <w:r>
          <w:t>n also be very handy when forming clusters. Expanding on the</w:t>
        </w:r>
      </w:ins>
      <w:ins w:id="208" w:author="Christopher Richard Kruger" w:date="2019-01-26T14:23:00Z">
        <w:r>
          <w:t xml:space="preserve"> animal</w:t>
        </w:r>
      </w:ins>
      <w:ins w:id="209" w:author="Christopher Richard Kruger" w:date="2019-01-26T14:22:00Z">
        <w:r>
          <w:t xml:space="preserve"> example of the prior section, imagine you were simply presented with </w:t>
        </w:r>
      </w:ins>
      <w:ins w:id="210" w:author="Christopher Richard Kruger" w:date="2019-01-26T14:23:00Z">
        <w:r>
          <w:t>two features</w:t>
        </w:r>
      </w:ins>
      <w:ins w:id="211" w:author="Christopher Richard Kruger" w:date="2019-01-26T14:24:00Z">
        <w:r>
          <w:t xml:space="preserve"> of animals: their height (measured from tip of the nose to end of tail), and their weight. From this information you have to recreate the same structure of </w:t>
        </w:r>
      </w:ins>
      <w:ins w:id="212" w:author="Christopher Richard Kruger" w:date="2019-01-26T14:25:00Z">
        <w:r>
          <w:t>identifying which records in your dataset correspond to dogs or cats, as well as their relative sub-species.</w:t>
        </w:r>
      </w:ins>
    </w:p>
    <w:p w14:paraId="5DB281DA" w14:textId="7A852511" w:rsidR="005F63C8" w:rsidRDefault="005F63C8" w:rsidP="00DA22A6">
      <w:pPr>
        <w:pStyle w:val="P-Regular"/>
        <w:rPr>
          <w:ins w:id="213" w:author="Christopher Richard Kruger" w:date="2019-01-26T14:27:00Z"/>
        </w:rPr>
      </w:pPr>
      <w:ins w:id="214" w:author="Christopher Richard Kruger" w:date="2019-01-26T14:25:00Z">
        <w:r>
          <w:t>Since you were only given animal heights and weights you will never be able to</w:t>
        </w:r>
      </w:ins>
      <w:ins w:id="215" w:author="Christopher Richard Kruger" w:date="2019-01-26T14:26:00Z">
        <w:r>
          <w:t xml:space="preserve"> extrapolate what the specific species names are. However, by analyzing the features that you have been provided you can develop a structure within the data that serves as an approximation of w</w:t>
        </w:r>
      </w:ins>
      <w:ins w:id="216" w:author="Christopher Richard Kruger" w:date="2019-01-26T14:27:00Z">
        <w:r>
          <w:t>hat animal species exist in your data. This perfectly sets the stage for an unsupervised learning problem that is well solved with hierarchical clustering.</w:t>
        </w:r>
      </w:ins>
    </w:p>
    <w:p w14:paraId="7BD2F7EA" w14:textId="77777777" w:rsidR="001B1D74" w:rsidRDefault="001B1D74" w:rsidP="002264CE">
      <w:pPr>
        <w:pStyle w:val="IMG-Caption"/>
        <w:rPr>
          <w:ins w:id="217" w:author="Christopher Richard Kruger" w:date="2019-01-28T17:28:00Z"/>
        </w:rPr>
      </w:pPr>
    </w:p>
    <w:p w14:paraId="60EBFE47" w14:textId="4F40964D" w:rsidR="005F63C8" w:rsidRDefault="005F63C8" w:rsidP="002264CE">
      <w:pPr>
        <w:pStyle w:val="IMG-Caption"/>
        <w:rPr>
          <w:ins w:id="218" w:author="Christopher Richard Kruger" w:date="2019-01-26T14:28:00Z"/>
        </w:rPr>
        <w:pPrChange w:id="219" w:author="Christopher Richard Kruger" w:date="2019-01-26T14:36:00Z">
          <w:pPr>
            <w:pStyle w:val="P-Regular"/>
          </w:pPr>
        </w:pPrChange>
      </w:pPr>
      <w:ins w:id="220" w:author="Christopher Richard Kruger" w:date="2019-01-26T14:28:00Z">
        <w:r>
          <w:t>Figure 2</w:t>
        </w:r>
        <w:proofErr w:type="gramStart"/>
        <w:r>
          <w:t>. :</w:t>
        </w:r>
        <w:proofErr w:type="gramEnd"/>
        <w:r>
          <w:t xml:space="preserve"> Example of a 2-feature dataset comprised of animal height and weight</w:t>
        </w:r>
      </w:ins>
    </w:p>
    <w:p w14:paraId="5CF21EAC" w14:textId="28BC572F" w:rsidR="005F63C8" w:rsidRDefault="00FB04ED" w:rsidP="00DA22A6">
      <w:pPr>
        <w:pStyle w:val="P-Regular"/>
        <w:rPr>
          <w:ins w:id="221" w:author="Christopher Richard Kruger" w:date="2019-01-26T14:32:00Z"/>
        </w:rPr>
      </w:pPr>
      <w:ins w:id="222" w:author="Christopher Richard Kruger" w:date="2019-01-26T14:29:00Z">
        <w:r>
          <w:t xml:space="preserve">One way to approach hierarchical clustering is by starting with each data point </w:t>
        </w:r>
      </w:ins>
      <w:ins w:id="223" w:author="Christopher Richard Kruger" w:date="2019-01-26T14:30:00Z">
        <w:r>
          <w:t xml:space="preserve">serving as its own “cluster” and recursively </w:t>
        </w:r>
      </w:ins>
      <w:ins w:id="224" w:author="Christopher Richard Kruger" w:date="2019-01-26T14:31:00Z">
        <w:r>
          <w:t>joining similar points</w:t>
        </w:r>
      </w:ins>
      <w:ins w:id="225" w:author="Christopher Richard Kruger" w:date="2019-01-26T14:32:00Z">
        <w:r>
          <w:t xml:space="preserve"> together to form clusters – this is known as agglomerative hierarchical clustering. We will go into detail on the different ways of approaching hierarchical clustering in a later section. </w:t>
        </w:r>
      </w:ins>
    </w:p>
    <w:p w14:paraId="5C695EDE" w14:textId="1CB3ECB5" w:rsidR="00FB04ED" w:rsidRDefault="00FB04ED" w:rsidP="00DA22A6">
      <w:pPr>
        <w:pStyle w:val="P-Regular"/>
        <w:rPr>
          <w:ins w:id="226" w:author="Christopher Richard Kruger" w:date="2019-01-26T14:37:00Z"/>
        </w:rPr>
      </w:pPr>
      <w:ins w:id="227" w:author="Christopher Richard Kruger" w:date="2019-01-26T14:34:00Z">
        <w:r>
          <w:t>In the agglomerative hierarchical clustering approach</w:t>
        </w:r>
      </w:ins>
      <w:ins w:id="228" w:author="Christopher Richard Kruger" w:date="2019-01-26T14:35:00Z">
        <w:r>
          <w:t>,</w:t>
        </w:r>
      </w:ins>
      <w:ins w:id="229" w:author="Christopher Richard Kruger" w:date="2019-01-26T14:34:00Z">
        <w:r>
          <w:t xml:space="preserve"> the concept of data point similarity can be thought of in the paradigm we saw during K-Means. </w:t>
        </w:r>
      </w:ins>
      <w:ins w:id="230" w:author="Christopher Richard Kruger" w:date="2019-01-26T14:35:00Z">
        <w:r>
          <w:t xml:space="preserve">In K-Means we used Euclidean distance to calculate the distance of individual points to centroids of </w:t>
        </w:r>
      </w:ins>
      <w:ins w:id="231" w:author="Christopher Richard Kruger" w:date="2019-01-26T14:36:00Z">
        <w:r>
          <w:t>expected “K” clusters. For this approach to hierarchical clustering we will re-use the same distance metric to determine similarity between records in our data set.</w:t>
        </w:r>
      </w:ins>
    </w:p>
    <w:p w14:paraId="3D8C953E" w14:textId="719F153F" w:rsidR="002264CE" w:rsidRPr="00DA22A6" w:rsidRDefault="002264CE" w:rsidP="00DA22A6">
      <w:pPr>
        <w:pStyle w:val="P-Regular"/>
        <w:rPr>
          <w:ins w:id="232" w:author="Christopher Richard Kruger" w:date="2019-01-26T14:18:00Z"/>
          <w:rPrChange w:id="233" w:author="Christopher Richard Kruger" w:date="2019-01-26T14:18:00Z">
            <w:rPr>
              <w:ins w:id="234" w:author="Christopher Richard Kruger" w:date="2019-01-26T14:18:00Z"/>
            </w:rPr>
          </w:rPrChange>
        </w:rPr>
        <w:pPrChange w:id="235" w:author="Christopher Richard Kruger" w:date="2019-01-26T14:18:00Z">
          <w:pPr>
            <w:pStyle w:val="H2-General"/>
          </w:pPr>
        </w:pPrChange>
      </w:pPr>
      <w:ins w:id="236" w:author="Christopher Richard Kruger" w:date="2019-01-26T14:37:00Z">
        <w:r>
          <w:lastRenderedPageBreak/>
          <w:t>Eventually by grouping individual records from the data with their most similar records</w:t>
        </w:r>
      </w:ins>
      <w:ins w:id="237" w:author="Christopher Richard Kruger" w:date="2019-01-26T14:38:00Z">
        <w:r>
          <w:t xml:space="preserve"> recursively</w:t>
        </w:r>
      </w:ins>
      <w:ins w:id="238" w:author="Christopher Richard Kruger" w:date="2019-01-26T14:37:00Z">
        <w:r>
          <w:t xml:space="preserve">, you </w:t>
        </w:r>
      </w:ins>
      <w:ins w:id="239" w:author="Christopher Richard Kruger" w:date="2019-01-26T14:38:00Z">
        <w:r>
          <w:t>end up building a hierarchy from the bottom up. What starts as many individual single-member clusters join together into</w:t>
        </w:r>
      </w:ins>
      <w:ins w:id="240" w:author="Christopher Richard Kruger" w:date="2019-01-26T14:39:00Z">
        <w:r w:rsidR="00064272">
          <w:t xml:space="preserve"> one single cluster at the top of our hierarchy.</w:t>
        </w:r>
      </w:ins>
    </w:p>
    <w:p w14:paraId="1A7A9875" w14:textId="4E31F881" w:rsidR="009E72E9" w:rsidRPr="004B5241" w:rsidRDefault="009E72E9" w:rsidP="009E72E9">
      <w:pPr>
        <w:pStyle w:val="H2-General"/>
        <w:rPr>
          <w:ins w:id="241" w:author="Christopher Richard Kruger" w:date="2019-01-26T12:22:00Z"/>
        </w:rPr>
      </w:pPr>
      <w:ins w:id="242" w:author="Christopher Richard Kruger" w:date="2019-01-26T12:22:00Z">
        <w:r>
          <w:t>In-Depth: Hierarchical Clustering</w:t>
        </w:r>
      </w:ins>
    </w:p>
    <w:p w14:paraId="184C4637" w14:textId="2162EE77" w:rsidR="00064272" w:rsidRDefault="00064272" w:rsidP="009E72E9">
      <w:pPr>
        <w:pStyle w:val="P-Regular"/>
        <w:rPr>
          <w:ins w:id="243" w:author="Christopher Richard Kruger" w:date="2019-01-26T14:40:00Z"/>
        </w:rPr>
      </w:pPr>
      <w:ins w:id="244" w:author="Christopher Richard Kruger" w:date="2019-01-26T14:39:00Z">
        <w:r>
          <w:t>To see how agglomerative hierarchical clustering works, we can trace the path of a simple toy program as it m</w:t>
        </w:r>
      </w:ins>
      <w:ins w:id="245" w:author="Christopher Richard Kruger" w:date="2019-01-26T14:40:00Z">
        <w:r>
          <w:t xml:space="preserve">erges together to form a </w:t>
        </w:r>
      </w:ins>
      <w:ins w:id="246" w:author="Christopher Richard Kruger" w:date="2019-01-26T16:28:00Z">
        <w:r w:rsidR="00245420">
          <w:t>hierarchy</w:t>
        </w:r>
      </w:ins>
      <w:ins w:id="247" w:author="Christopher Richard Kruger" w:date="2019-01-26T14:40:00Z">
        <w:r>
          <w:t>:</w:t>
        </w:r>
      </w:ins>
    </w:p>
    <w:p w14:paraId="50CB1CE1" w14:textId="58182D71" w:rsidR="00064272" w:rsidRDefault="00064272" w:rsidP="00064272">
      <w:pPr>
        <w:pStyle w:val="P-Regular"/>
        <w:numPr>
          <w:ilvl w:val="0"/>
          <w:numId w:val="52"/>
        </w:numPr>
        <w:rPr>
          <w:ins w:id="248" w:author="Christopher Richard Kruger" w:date="2019-01-26T14:40:00Z"/>
        </w:rPr>
        <w:pPrChange w:id="249" w:author="Christopher Richard Kruger" w:date="2019-01-26T14:44:00Z">
          <w:pPr>
            <w:pStyle w:val="P-Regular"/>
            <w:numPr>
              <w:numId w:val="52"/>
            </w:numPr>
            <w:ind w:left="720" w:hanging="360"/>
          </w:pPr>
        </w:pPrChange>
      </w:pPr>
      <w:ins w:id="250" w:author="Christopher Richard Kruger" w:date="2019-01-26T14:40:00Z">
        <w:r>
          <w:t xml:space="preserve">Given </w:t>
        </w:r>
      </w:ins>
      <w:ins w:id="251" w:author="Christopher Richard Kruger" w:date="2019-01-26T14:44:00Z">
        <w:r>
          <w:rPr>
            <w:b/>
          </w:rPr>
          <w:t>n</w:t>
        </w:r>
      </w:ins>
      <w:ins w:id="252" w:author="Christopher Richard Kruger" w:date="2019-01-26T14:41:00Z">
        <w:r>
          <w:t xml:space="preserve"> </w:t>
        </w:r>
      </w:ins>
      <w:ins w:id="253" w:author="Christopher Richard Kruger" w:date="2019-01-26T14:40:00Z">
        <w:r>
          <w:t>sample data points</w:t>
        </w:r>
      </w:ins>
      <w:ins w:id="254" w:author="Christopher Richard Kruger" w:date="2019-01-26T14:44:00Z">
        <w:r>
          <w:t>, view each</w:t>
        </w:r>
      </w:ins>
      <w:ins w:id="255" w:author="Christopher Richard Kruger" w:date="2019-01-26T14:41:00Z">
        <w:r>
          <w:t xml:space="preserve"> point as </w:t>
        </w:r>
      </w:ins>
      <w:ins w:id="256" w:author="Christopher Richard Kruger" w:date="2019-01-26T14:44:00Z">
        <w:r>
          <w:t xml:space="preserve">an </w:t>
        </w:r>
      </w:ins>
      <w:ins w:id="257" w:author="Christopher Richard Kruger" w:date="2019-01-26T14:41:00Z">
        <w:r>
          <w:t>individual “cluster” with just that one point as a member</w:t>
        </w:r>
      </w:ins>
      <w:ins w:id="258" w:author="Christopher Richard Kruger" w:date="2019-01-26T14:44:00Z">
        <w:r>
          <w:t>.</w:t>
        </w:r>
      </w:ins>
    </w:p>
    <w:p w14:paraId="4D61986B" w14:textId="65D962F6" w:rsidR="00064272" w:rsidRDefault="00064272" w:rsidP="00064272">
      <w:pPr>
        <w:pStyle w:val="P-Regular"/>
        <w:numPr>
          <w:ilvl w:val="0"/>
          <w:numId w:val="52"/>
        </w:numPr>
        <w:rPr>
          <w:ins w:id="259" w:author="Christopher Richard Kruger" w:date="2019-01-28T15:58:00Z"/>
        </w:rPr>
      </w:pPr>
      <w:ins w:id="260" w:author="Christopher Richard Kruger" w:date="2019-01-26T14:40:00Z">
        <w:r>
          <w:t xml:space="preserve">Calculate pairwise Euclidean distance </w:t>
        </w:r>
      </w:ins>
      <w:ins w:id="261" w:author="Christopher Richard Kruger" w:date="2019-01-26T14:42:00Z">
        <w:r>
          <w:t>between the centroids of</w:t>
        </w:r>
      </w:ins>
      <w:ins w:id="262" w:author="Christopher Richard Kruger" w:date="2019-01-26T14:40:00Z">
        <w:r>
          <w:t xml:space="preserve"> all the </w:t>
        </w:r>
      </w:ins>
      <w:ins w:id="263" w:author="Christopher Richard Kruger" w:date="2019-01-26T14:41:00Z">
        <w:r>
          <w:t>clusters in your data.</w:t>
        </w:r>
      </w:ins>
    </w:p>
    <w:p w14:paraId="202376C5" w14:textId="2B8A1E14" w:rsidR="00064272" w:rsidRDefault="00064272" w:rsidP="00064272">
      <w:pPr>
        <w:pStyle w:val="P-Regular"/>
        <w:numPr>
          <w:ilvl w:val="0"/>
          <w:numId w:val="52"/>
        </w:numPr>
        <w:rPr>
          <w:ins w:id="264" w:author="Christopher Richard Kruger" w:date="2019-01-26T14:42:00Z"/>
        </w:rPr>
      </w:pPr>
      <w:ins w:id="265" w:author="Christopher Richard Kruger" w:date="2019-01-26T14:41:00Z">
        <w:r>
          <w:t>Group the closest point</w:t>
        </w:r>
      </w:ins>
      <w:ins w:id="266" w:author="Christopher Richard Kruger" w:date="2019-01-26T14:42:00Z">
        <w:r>
          <w:t xml:space="preserve"> pairs </w:t>
        </w:r>
      </w:ins>
      <w:ins w:id="267" w:author="Christopher Richard Kruger" w:date="2019-01-26T14:41:00Z">
        <w:r>
          <w:t>together</w:t>
        </w:r>
      </w:ins>
      <w:ins w:id="268" w:author="Christopher Richard Kruger" w:date="2019-01-26T14:43:00Z">
        <w:r>
          <w:t>.</w:t>
        </w:r>
      </w:ins>
    </w:p>
    <w:p w14:paraId="7D0D308B" w14:textId="5807A3B3" w:rsidR="00064272" w:rsidRDefault="00064272" w:rsidP="00064272">
      <w:pPr>
        <w:pStyle w:val="P-Regular"/>
        <w:numPr>
          <w:ilvl w:val="0"/>
          <w:numId w:val="52"/>
        </w:numPr>
        <w:rPr>
          <w:ins w:id="269" w:author="Christopher Richard Kruger" w:date="2019-01-26T14:47:00Z"/>
        </w:rPr>
      </w:pPr>
      <w:ins w:id="270" w:author="Christopher Richard Kruger" w:date="2019-01-26T14:42:00Z">
        <w:r>
          <w:t xml:space="preserve">Repeat steps </w:t>
        </w:r>
      </w:ins>
      <w:ins w:id="271" w:author="Christopher Richard Kruger" w:date="2019-01-26T16:26:00Z">
        <w:r w:rsidR="00245420">
          <w:t>2</w:t>
        </w:r>
      </w:ins>
      <w:ins w:id="272" w:author="Christopher Richard Kruger" w:date="2019-01-26T14:42:00Z">
        <w:r>
          <w:t xml:space="preserve"> and </w:t>
        </w:r>
      </w:ins>
      <w:ins w:id="273" w:author="Christopher Richard Kruger" w:date="2019-01-26T16:26:00Z">
        <w:r w:rsidR="00245420">
          <w:t>3</w:t>
        </w:r>
      </w:ins>
      <w:ins w:id="274" w:author="Christopher Richard Kruger" w:date="2019-01-26T14:42:00Z">
        <w:r>
          <w:t xml:space="preserve"> until you </w:t>
        </w:r>
      </w:ins>
      <w:ins w:id="275" w:author="Christopher Richard Kruger" w:date="2019-01-26T14:43:00Z">
        <w:r>
          <w:t>reach a single cluster containing all data in your set.</w:t>
        </w:r>
      </w:ins>
    </w:p>
    <w:p w14:paraId="59D08113" w14:textId="4BC95DFC" w:rsidR="00064272" w:rsidRDefault="00064272" w:rsidP="00064272">
      <w:pPr>
        <w:pStyle w:val="P-Regular"/>
        <w:numPr>
          <w:ilvl w:val="0"/>
          <w:numId w:val="52"/>
        </w:numPr>
        <w:rPr>
          <w:ins w:id="276" w:author="Christopher Richard Kruger" w:date="2019-01-26T14:47:00Z"/>
        </w:rPr>
      </w:pPr>
      <w:ins w:id="277" w:author="Christopher Richard Kruger" w:date="2019-01-26T14:47:00Z">
        <w:r>
          <w:t>Plot a dendrogram to show how your data has come together in a hierarchical structure.</w:t>
        </w:r>
      </w:ins>
    </w:p>
    <w:p w14:paraId="072771DB" w14:textId="2C64ED57" w:rsidR="00064272" w:rsidRDefault="00064272" w:rsidP="00064272">
      <w:pPr>
        <w:pStyle w:val="P-Regular"/>
        <w:numPr>
          <w:ilvl w:val="0"/>
          <w:numId w:val="52"/>
        </w:numPr>
        <w:rPr>
          <w:ins w:id="278" w:author="Christopher Richard Kruger" w:date="2019-01-26T14:43:00Z"/>
        </w:rPr>
      </w:pPr>
      <w:ins w:id="279" w:author="Christopher Richard Kruger" w:date="2019-01-26T14:47:00Z">
        <w:r>
          <w:t xml:space="preserve">Decide at which level you want to </w:t>
        </w:r>
      </w:ins>
      <w:ins w:id="280" w:author="Christopher Richard Kruger" w:date="2019-01-26T14:48:00Z">
        <w:r>
          <w:t>create clusters at.</w:t>
        </w:r>
      </w:ins>
    </w:p>
    <w:p w14:paraId="50F9DF00" w14:textId="1CECEA07" w:rsidR="00064272" w:rsidRDefault="00064272" w:rsidP="00064272">
      <w:pPr>
        <w:pStyle w:val="P-Regular"/>
        <w:rPr>
          <w:ins w:id="281" w:author="Christopher Richard Kruger" w:date="2019-01-26T14:43:00Z"/>
        </w:rPr>
      </w:pPr>
    </w:p>
    <w:p w14:paraId="47DADF04" w14:textId="2E4646F3" w:rsidR="00064272" w:rsidRDefault="00064272" w:rsidP="00064272">
      <w:pPr>
        <w:pStyle w:val="P-Regular"/>
        <w:rPr>
          <w:ins w:id="282" w:author="Christopher Richard Kruger" w:date="2019-01-26T14:44:00Z"/>
        </w:rPr>
      </w:pPr>
      <w:ins w:id="283" w:author="Christopher Richard Kruger" w:date="2019-01-26T14:43:00Z">
        <w:r>
          <w:t xml:space="preserve">While slightly more complex than K-Means, it does not change too much from a logistical perspective! </w:t>
        </w:r>
      </w:ins>
      <w:ins w:id="284" w:author="Christopher Richard Kruger" w:date="2019-01-26T14:44:00Z">
        <w:r>
          <w:t>Here is a simple example walking through the above steps in slightly more detail:</w:t>
        </w:r>
      </w:ins>
    </w:p>
    <w:p w14:paraId="591C9E09" w14:textId="39E79D3B" w:rsidR="00064272" w:rsidRDefault="00064272" w:rsidP="00064272">
      <w:pPr>
        <w:pStyle w:val="P-Regular"/>
        <w:rPr>
          <w:ins w:id="285" w:author="Christopher Richard Kruger" w:date="2019-01-26T14:44:00Z"/>
        </w:rPr>
      </w:pPr>
    </w:p>
    <w:p w14:paraId="0587B1BC" w14:textId="74E040BD" w:rsidR="00064272" w:rsidRDefault="00064272" w:rsidP="00064272">
      <w:pPr>
        <w:pStyle w:val="P-Regular"/>
        <w:numPr>
          <w:ilvl w:val="0"/>
          <w:numId w:val="53"/>
        </w:numPr>
        <w:rPr>
          <w:ins w:id="286" w:author="Christopher Richard Kruger" w:date="2019-01-26T16:24:00Z"/>
        </w:rPr>
      </w:pPr>
      <w:ins w:id="287" w:author="Christopher Richard Kruger" w:date="2019-01-26T14:44:00Z">
        <w:r>
          <w:t xml:space="preserve">Given </w:t>
        </w:r>
        <w:r>
          <w:rPr>
            <w:b/>
          </w:rPr>
          <w:t>4</w:t>
        </w:r>
      </w:ins>
      <w:ins w:id="288" w:author="Christopher Richard Kruger" w:date="2019-01-26T14:45:00Z">
        <w:r>
          <w:t xml:space="preserve"> sample data points, view each point as its own cluster.</w:t>
        </w:r>
      </w:ins>
    </w:p>
    <w:p w14:paraId="5A208F1D" w14:textId="4C7EF3F1" w:rsidR="00103FC7" w:rsidRDefault="00103FC7" w:rsidP="00103FC7">
      <w:pPr>
        <w:pStyle w:val="P-Regular"/>
        <w:numPr>
          <w:ilvl w:val="0"/>
          <w:numId w:val="54"/>
        </w:numPr>
        <w:rPr>
          <w:ins w:id="289" w:author="Christopher Richard Kruger" w:date="2019-01-26T14:45:00Z"/>
        </w:rPr>
        <w:pPrChange w:id="290" w:author="Christopher Richard Kruger" w:date="2019-01-26T16:25:00Z">
          <w:pPr>
            <w:pStyle w:val="P-Regular"/>
            <w:numPr>
              <w:numId w:val="53"/>
            </w:numPr>
            <w:ind w:left="720" w:hanging="360"/>
          </w:pPr>
        </w:pPrChange>
      </w:pPr>
      <w:ins w:id="291" w:author="Christopher Richard Kruger" w:date="2019-01-26T16:25:00Z">
        <w:r>
          <w:t>[ (1,7</w:t>
        </w:r>
        <w:proofErr w:type="gramStart"/>
        <w:r>
          <w:t>)</w:t>
        </w:r>
      </w:ins>
      <w:ins w:id="292" w:author="Christopher Richard Kruger" w:date="2019-01-28T11:52:00Z">
        <w:r w:rsidR="00A17CA1">
          <w:t xml:space="preserve"> ]</w:t>
        </w:r>
      </w:ins>
      <w:proofErr w:type="gramEnd"/>
      <w:ins w:id="293" w:author="Christopher Richard Kruger" w:date="2019-01-26T16:25:00Z">
        <w:r>
          <w:t xml:space="preserve">, </w:t>
        </w:r>
      </w:ins>
      <w:ins w:id="294" w:author="Christopher Richard Kruger" w:date="2019-01-28T11:52:00Z">
        <w:r w:rsidR="00A17CA1">
          <w:t xml:space="preserve">[ </w:t>
        </w:r>
      </w:ins>
      <w:ins w:id="295" w:author="Christopher Richard Kruger" w:date="2019-01-26T16:25:00Z">
        <w:r>
          <w:t>(-5,9)</w:t>
        </w:r>
      </w:ins>
      <w:ins w:id="296" w:author="Christopher Richard Kruger" w:date="2019-01-28T11:52:00Z">
        <w:r w:rsidR="00A17CA1">
          <w:t xml:space="preserve"> ]</w:t>
        </w:r>
      </w:ins>
      <w:ins w:id="297" w:author="Christopher Richard Kruger" w:date="2019-01-26T16:25:00Z">
        <w:r>
          <w:t xml:space="preserve">, </w:t>
        </w:r>
      </w:ins>
      <w:ins w:id="298" w:author="Christopher Richard Kruger" w:date="2019-01-28T11:52:00Z">
        <w:r w:rsidR="00A17CA1">
          <w:t xml:space="preserve">[ </w:t>
        </w:r>
      </w:ins>
      <w:ins w:id="299" w:author="Christopher Richard Kruger" w:date="2019-01-26T16:25:00Z">
        <w:r>
          <w:t>(-9,4)</w:t>
        </w:r>
      </w:ins>
      <w:ins w:id="300" w:author="Christopher Richard Kruger" w:date="2019-01-28T11:52:00Z">
        <w:r w:rsidR="00A17CA1">
          <w:t xml:space="preserve"> ] </w:t>
        </w:r>
      </w:ins>
      <w:ins w:id="301" w:author="Christopher Richard Kruger" w:date="2019-01-26T16:25:00Z">
        <w:r>
          <w:t xml:space="preserve">, </w:t>
        </w:r>
      </w:ins>
      <w:ins w:id="302" w:author="Christopher Richard Kruger" w:date="2019-01-28T11:52:00Z">
        <w:r w:rsidR="00A17CA1">
          <w:t xml:space="preserve">[ </w:t>
        </w:r>
      </w:ins>
      <w:ins w:id="303" w:author="Christopher Richard Kruger" w:date="2019-01-26T16:25:00Z">
        <w:r>
          <w:t>(</w:t>
        </w:r>
        <w:r w:rsidR="00245420">
          <w:t>4, -2) ]</w:t>
        </w:r>
      </w:ins>
    </w:p>
    <w:p w14:paraId="67D86D26" w14:textId="1DEBE21D" w:rsidR="00103FC7" w:rsidRDefault="00064272" w:rsidP="00245420">
      <w:pPr>
        <w:pStyle w:val="P-Regular"/>
        <w:numPr>
          <w:ilvl w:val="0"/>
          <w:numId w:val="53"/>
        </w:numPr>
        <w:rPr>
          <w:ins w:id="304" w:author="Christopher Richard Kruger" w:date="2019-01-28T16:07:00Z"/>
        </w:rPr>
      </w:pPr>
      <w:ins w:id="305" w:author="Christopher Richard Kruger" w:date="2019-01-26T14:45:00Z">
        <w:r>
          <w:t>Calculate pairwise Euclidean distance between the centroids</w:t>
        </w:r>
      </w:ins>
      <w:ins w:id="306" w:author="Christopher Richard Kruger" w:date="2019-01-26T16:24:00Z">
        <w:r w:rsidR="00103FC7">
          <w:t xml:space="preserve"> of all clusters.</w:t>
        </w:r>
      </w:ins>
    </w:p>
    <w:p w14:paraId="7D4E46FA" w14:textId="05EC777E" w:rsidR="00907A3B" w:rsidRDefault="00907A3B" w:rsidP="00907A3B">
      <w:pPr>
        <w:pStyle w:val="P-Regular"/>
        <w:numPr>
          <w:ilvl w:val="0"/>
          <w:numId w:val="54"/>
        </w:numPr>
        <w:rPr>
          <w:ins w:id="307" w:author="Christopher Richard Kruger" w:date="2019-01-28T10:32:00Z"/>
        </w:rPr>
        <w:pPrChange w:id="308" w:author="Christopher Richard Kruger" w:date="2019-01-28T16:07:00Z">
          <w:pPr>
            <w:pStyle w:val="P-Regular"/>
            <w:numPr>
              <w:numId w:val="53"/>
            </w:numPr>
            <w:ind w:left="720" w:hanging="360"/>
          </w:pPr>
        </w:pPrChange>
      </w:pPr>
      <w:ins w:id="309" w:author="Christopher Richard Kruger" w:date="2019-01-28T16:07:00Z">
        <w:r w:rsidRPr="00907A3B">
          <w:drawing>
            <wp:inline distT="0" distB="0" distL="0" distR="0" wp14:anchorId="5BB0C9F4" wp14:editId="54673760">
              <wp:extent cx="4374573" cy="719374"/>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3888" cy="724195"/>
                      </a:xfrm>
                      <a:prstGeom prst="rect">
                        <a:avLst/>
                      </a:prstGeom>
                    </pic:spPr>
                  </pic:pic>
                </a:graphicData>
              </a:graphic>
            </wp:inline>
          </w:drawing>
        </w:r>
      </w:ins>
    </w:p>
    <w:p w14:paraId="56AB1A62" w14:textId="7B7DF9A7" w:rsidR="00245420" w:rsidRDefault="00245420" w:rsidP="00245420">
      <w:pPr>
        <w:pStyle w:val="P-Regular"/>
        <w:numPr>
          <w:ilvl w:val="0"/>
          <w:numId w:val="53"/>
        </w:numPr>
        <w:rPr>
          <w:ins w:id="310" w:author="Christopher Richard Kruger" w:date="2019-01-28T10:32:00Z"/>
        </w:rPr>
      </w:pPr>
      <w:ins w:id="311" w:author="Christopher Richard Kruger" w:date="2019-01-26T16:25:00Z">
        <w:r>
          <w:t>Group the closest point pairs together.</w:t>
        </w:r>
      </w:ins>
    </w:p>
    <w:p w14:paraId="18841588" w14:textId="0A00803C" w:rsidR="0082586E" w:rsidRDefault="00A17CA1" w:rsidP="0082586E">
      <w:pPr>
        <w:pStyle w:val="P-Regular"/>
        <w:numPr>
          <w:ilvl w:val="0"/>
          <w:numId w:val="54"/>
        </w:numPr>
        <w:rPr>
          <w:ins w:id="312" w:author="Christopher Richard Kruger" w:date="2019-01-26T16:25:00Z"/>
        </w:rPr>
        <w:pPrChange w:id="313" w:author="Christopher Richard Kruger" w:date="2019-01-28T10:32:00Z">
          <w:pPr>
            <w:pStyle w:val="P-Regular"/>
            <w:numPr>
              <w:numId w:val="53"/>
            </w:numPr>
            <w:ind w:left="720" w:hanging="360"/>
          </w:pPr>
        </w:pPrChange>
      </w:pPr>
      <w:ins w:id="314" w:author="Christopher Richard Kruger" w:date="2019-01-28T15:58:00Z">
        <w:r>
          <w:t xml:space="preserve">In this case, </w:t>
        </w:r>
      </w:ins>
      <w:ins w:id="315" w:author="Christopher Richard Kruger" w:date="2019-01-28T15:59:00Z">
        <w:r w:rsidR="00907A3B">
          <w:t>Points [1,7] and [-5,9] join into a cluster with the r</w:t>
        </w:r>
      </w:ins>
      <w:ins w:id="316" w:author="Christopher Richard Kruger" w:date="2019-01-28T16:00:00Z">
        <w:r w:rsidR="00907A3B">
          <w:t>emaining 2 points left as single-member clusters.</w:t>
        </w:r>
      </w:ins>
    </w:p>
    <w:p w14:paraId="303215E4" w14:textId="03B97C79" w:rsidR="00245420" w:rsidRDefault="00245420" w:rsidP="00245420">
      <w:pPr>
        <w:pStyle w:val="P-Regular"/>
        <w:numPr>
          <w:ilvl w:val="0"/>
          <w:numId w:val="53"/>
        </w:numPr>
        <w:rPr>
          <w:ins w:id="317" w:author="Christopher Richard Kruger" w:date="2019-01-28T11:51:00Z"/>
        </w:rPr>
      </w:pPr>
      <w:ins w:id="318" w:author="Christopher Richard Kruger" w:date="2019-01-26T16:25:00Z">
        <w:r>
          <w:t xml:space="preserve">Repeat steps </w:t>
        </w:r>
      </w:ins>
      <w:ins w:id="319" w:author="Christopher Richard Kruger" w:date="2019-01-26T16:26:00Z">
        <w:r>
          <w:t>2 and 3 until you reach a single cluster containing all data in your set.</w:t>
        </w:r>
      </w:ins>
    </w:p>
    <w:p w14:paraId="7DE8DD3C" w14:textId="522C45A5" w:rsidR="00A17CA1" w:rsidRDefault="00A17CA1" w:rsidP="00A17CA1">
      <w:pPr>
        <w:pStyle w:val="P-Regular"/>
        <w:numPr>
          <w:ilvl w:val="0"/>
          <w:numId w:val="54"/>
        </w:numPr>
        <w:rPr>
          <w:ins w:id="320" w:author="Christopher Richard Kruger" w:date="2019-01-28T16:01:00Z"/>
        </w:rPr>
      </w:pPr>
      <w:ins w:id="321" w:author="Christopher Richard Kruger" w:date="2019-01-28T11:51:00Z">
        <w:r>
          <w:t>Cluster</w:t>
        </w:r>
      </w:ins>
      <w:ins w:id="322" w:author="Christopher Richard Kruger" w:date="2019-01-28T16:00:00Z">
        <w:r w:rsidR="00907A3B">
          <w:t>s</w:t>
        </w:r>
      </w:ins>
      <w:ins w:id="323" w:author="Christopher Richard Kruger" w:date="2019-01-28T16:01:00Z">
        <w:r w:rsidR="00907A3B">
          <w:t xml:space="preserve"> (3 total now):</w:t>
        </w:r>
      </w:ins>
      <w:ins w:id="324" w:author="Christopher Richard Kruger" w:date="2019-01-28T16:00:00Z">
        <w:r w:rsidR="00907A3B">
          <w:t xml:space="preserve"> [ </w:t>
        </w:r>
        <w:r w:rsidR="00907A3B" w:rsidRPr="00907A3B">
          <w:rPr>
            <w:color w:val="FF0000"/>
            <w:rPrChange w:id="325" w:author="Christopher Richard Kruger" w:date="2019-01-28T16:05:00Z">
              <w:rPr/>
            </w:rPrChange>
          </w:rPr>
          <w:t xml:space="preserve">[ </w:t>
        </w:r>
        <w:r w:rsidR="00907A3B" w:rsidRPr="00907A3B">
          <w:rPr>
            <w:color w:val="FF0000"/>
            <w:rPrChange w:id="326" w:author="Christopher Richard Kruger" w:date="2019-01-28T16:05:00Z">
              <w:rPr/>
            </w:rPrChange>
          </w:rPr>
          <w:t>[1,7]</w:t>
        </w:r>
        <w:r w:rsidR="00907A3B" w:rsidRPr="00907A3B">
          <w:rPr>
            <w:color w:val="FF0000"/>
            <w:rPrChange w:id="327" w:author="Christopher Richard Kruger" w:date="2019-01-28T16:05:00Z">
              <w:rPr/>
            </w:rPrChange>
          </w:rPr>
          <w:t xml:space="preserve">, </w:t>
        </w:r>
        <w:r w:rsidR="00907A3B" w:rsidRPr="00907A3B">
          <w:rPr>
            <w:color w:val="FF0000"/>
            <w:rPrChange w:id="328" w:author="Christopher Richard Kruger" w:date="2019-01-28T16:05:00Z">
              <w:rPr/>
            </w:rPrChange>
          </w:rPr>
          <w:t>[-5,9</w:t>
        </w:r>
        <w:proofErr w:type="gramStart"/>
        <w:r w:rsidR="00907A3B" w:rsidRPr="00907A3B">
          <w:rPr>
            <w:color w:val="FF0000"/>
            <w:rPrChange w:id="329" w:author="Christopher Richard Kruger" w:date="2019-01-28T16:05:00Z">
              <w:rPr/>
            </w:rPrChange>
          </w:rPr>
          <w:t>]</w:t>
        </w:r>
        <w:r w:rsidR="00907A3B" w:rsidRPr="00907A3B">
          <w:rPr>
            <w:color w:val="FF0000"/>
            <w:rPrChange w:id="330" w:author="Christopher Richard Kruger" w:date="2019-01-28T16:05:00Z">
              <w:rPr/>
            </w:rPrChange>
          </w:rPr>
          <w:t xml:space="preserve"> ]</w:t>
        </w:r>
        <w:proofErr w:type="gramEnd"/>
        <w:r w:rsidR="00907A3B">
          <w:t>, [</w:t>
        </w:r>
      </w:ins>
      <w:ins w:id="331" w:author="Christopher Richard Kruger" w:date="2019-01-28T16:01:00Z">
        <w:r w:rsidR="00907A3B">
          <w:t>-9,4], [4,-2] ]</w:t>
        </w:r>
      </w:ins>
    </w:p>
    <w:p w14:paraId="3926572F" w14:textId="77777777" w:rsidR="00907A3B" w:rsidRDefault="00907A3B" w:rsidP="00A17CA1">
      <w:pPr>
        <w:pStyle w:val="P-Regular"/>
        <w:numPr>
          <w:ilvl w:val="0"/>
          <w:numId w:val="54"/>
        </w:numPr>
        <w:rPr>
          <w:ins w:id="332" w:author="Christopher Richard Kruger" w:date="2019-01-28T16:03:00Z"/>
        </w:rPr>
      </w:pPr>
      <w:ins w:id="333" w:author="Christopher Richard Kruger" w:date="2019-01-28T16:01:00Z">
        <w:r>
          <w:t xml:space="preserve">Calculate the centroid of the 2-member cluster: </w:t>
        </w:r>
      </w:ins>
    </w:p>
    <w:p w14:paraId="0778A8AE" w14:textId="6195568D" w:rsidR="00907A3B" w:rsidRDefault="00907A3B" w:rsidP="00907A3B">
      <w:pPr>
        <w:pStyle w:val="P-Regular"/>
        <w:numPr>
          <w:ilvl w:val="1"/>
          <w:numId w:val="54"/>
        </w:numPr>
        <w:rPr>
          <w:ins w:id="334" w:author="Christopher Richard Kruger" w:date="2019-01-28T16:02:00Z"/>
        </w:rPr>
        <w:pPrChange w:id="335" w:author="Christopher Richard Kruger" w:date="2019-01-28T16:03:00Z">
          <w:pPr>
            <w:pStyle w:val="P-Regular"/>
            <w:numPr>
              <w:numId w:val="54"/>
            </w:numPr>
            <w:ind w:left="1080" w:hanging="360"/>
          </w:pPr>
        </w:pPrChange>
      </w:pPr>
      <w:proofErr w:type="gramStart"/>
      <w:ins w:id="336" w:author="Christopher Richard Kruger" w:date="2019-01-28T16:02:00Z">
        <w:r>
          <w:rPr>
            <w:i/>
          </w:rPr>
          <w:t>mean</w:t>
        </w:r>
        <w:r>
          <w:t>(</w:t>
        </w:r>
        <w:proofErr w:type="gramEnd"/>
        <w:r>
          <w:t>[ [1,7], [-5,9]</w:t>
        </w:r>
        <w:r>
          <w:t xml:space="preserve">) = </w:t>
        </w:r>
        <w:r w:rsidRPr="00E85F7D">
          <w:rPr>
            <w:color w:val="00B050"/>
            <w:rPrChange w:id="337" w:author="Christopher Richard Kruger" w:date="2019-01-29T09:44:00Z">
              <w:rPr/>
            </w:rPrChange>
          </w:rPr>
          <w:t>[-2,8]</w:t>
        </w:r>
      </w:ins>
    </w:p>
    <w:p w14:paraId="7B123C5A" w14:textId="4F379906" w:rsidR="00907A3B" w:rsidRDefault="00907A3B" w:rsidP="00A17CA1">
      <w:pPr>
        <w:pStyle w:val="P-Regular"/>
        <w:numPr>
          <w:ilvl w:val="0"/>
          <w:numId w:val="54"/>
        </w:numPr>
        <w:rPr>
          <w:ins w:id="338" w:author="Christopher Richard Kruger" w:date="2019-01-28T16:03:00Z"/>
        </w:rPr>
      </w:pPr>
      <w:ins w:id="339" w:author="Christopher Richard Kruger" w:date="2019-01-28T16:03:00Z">
        <w:r>
          <w:t>Add centroid to 2 single-member clusters and re-calculate distances:</w:t>
        </w:r>
      </w:ins>
    </w:p>
    <w:p w14:paraId="2E84E93B" w14:textId="2652E12B" w:rsidR="00907A3B" w:rsidRDefault="00907A3B" w:rsidP="00907A3B">
      <w:pPr>
        <w:pStyle w:val="P-Regular"/>
        <w:numPr>
          <w:ilvl w:val="1"/>
          <w:numId w:val="54"/>
        </w:numPr>
        <w:rPr>
          <w:ins w:id="340" w:author="Christopher Richard Kruger" w:date="2019-01-28T16:03:00Z"/>
        </w:rPr>
      </w:pPr>
      <w:ins w:id="341" w:author="Christopher Richard Kruger" w:date="2019-01-28T16:03:00Z">
        <w:r>
          <w:t xml:space="preserve">[ </w:t>
        </w:r>
        <w:r w:rsidRPr="00E85F7D">
          <w:rPr>
            <w:color w:val="00B050"/>
            <w:rPrChange w:id="342" w:author="Christopher Richard Kruger" w:date="2019-01-29T09:44:00Z">
              <w:rPr/>
            </w:rPrChange>
          </w:rPr>
          <w:t>[</w:t>
        </w:r>
        <w:r w:rsidRPr="00E85F7D">
          <w:rPr>
            <w:color w:val="00B050"/>
            <w:rPrChange w:id="343" w:author="Christopher Richard Kruger" w:date="2019-01-29T09:44:00Z">
              <w:rPr/>
            </w:rPrChange>
          </w:rPr>
          <w:t>-2,8</w:t>
        </w:r>
        <w:r w:rsidRPr="00E85F7D">
          <w:rPr>
            <w:color w:val="00B050"/>
            <w:rPrChange w:id="344" w:author="Christopher Richard Kruger" w:date="2019-01-29T09:44:00Z">
              <w:rPr/>
            </w:rPrChange>
          </w:rPr>
          <w:t>]</w:t>
        </w:r>
        <w:r>
          <w:t>, [-9,4], [</w:t>
        </w:r>
        <w:proofErr w:type="gramStart"/>
        <w:r>
          <w:t>4,-</w:t>
        </w:r>
        <w:proofErr w:type="gramEnd"/>
        <w:r>
          <w:t>2] ]</w:t>
        </w:r>
      </w:ins>
    </w:p>
    <w:p w14:paraId="5494ED56" w14:textId="1E5828B7" w:rsidR="00907A3B" w:rsidRDefault="00907A3B" w:rsidP="00907A3B">
      <w:pPr>
        <w:pStyle w:val="P-Regular"/>
        <w:numPr>
          <w:ilvl w:val="1"/>
          <w:numId w:val="54"/>
        </w:numPr>
        <w:rPr>
          <w:ins w:id="345" w:author="Christopher Richard Kruger" w:date="2019-01-28T16:04:00Z"/>
        </w:rPr>
      </w:pPr>
      <w:ins w:id="346" w:author="Christopher Richard Kruger" w:date="2019-01-28T16:04:00Z">
        <w:r w:rsidRPr="00907A3B">
          <w:drawing>
            <wp:inline distT="0" distB="0" distL="0" distR="0" wp14:anchorId="6F7B320D" wp14:editId="5B246589">
              <wp:extent cx="2254827" cy="468745"/>
              <wp:effectExtent l="0" t="0" r="635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1805" cy="478511"/>
                      </a:xfrm>
                      <a:prstGeom prst="rect">
                        <a:avLst/>
                      </a:prstGeom>
                    </pic:spPr>
                  </pic:pic>
                </a:graphicData>
              </a:graphic>
            </wp:inline>
          </w:drawing>
        </w:r>
      </w:ins>
    </w:p>
    <w:p w14:paraId="371EB632" w14:textId="0AF786E7" w:rsidR="00907A3B" w:rsidRDefault="00907A3B" w:rsidP="00907A3B">
      <w:pPr>
        <w:pStyle w:val="P-Regular"/>
        <w:numPr>
          <w:ilvl w:val="0"/>
          <w:numId w:val="54"/>
        </w:numPr>
        <w:rPr>
          <w:ins w:id="347" w:author="Christopher Richard Kruger" w:date="2019-01-28T16:05:00Z"/>
        </w:rPr>
      </w:pPr>
      <w:ins w:id="348" w:author="Christopher Richard Kruger" w:date="2019-01-28T16:05:00Z">
        <w:r>
          <w:lastRenderedPageBreak/>
          <w:t>Point [-9,4] is added to Cluster 1:</w:t>
        </w:r>
      </w:ins>
    </w:p>
    <w:p w14:paraId="56450F9A" w14:textId="4CAAA680" w:rsidR="00907A3B" w:rsidRDefault="00907A3B" w:rsidP="00907A3B">
      <w:pPr>
        <w:pStyle w:val="P-Regular"/>
        <w:numPr>
          <w:ilvl w:val="1"/>
          <w:numId w:val="54"/>
        </w:numPr>
        <w:rPr>
          <w:ins w:id="349" w:author="Christopher Richard Kruger" w:date="2019-01-28T16:05:00Z"/>
        </w:rPr>
        <w:pPrChange w:id="350" w:author="Christopher Richard Kruger" w:date="2019-01-28T16:05:00Z">
          <w:pPr>
            <w:pStyle w:val="P-Regular"/>
            <w:numPr>
              <w:numId w:val="54"/>
            </w:numPr>
            <w:ind w:left="1080" w:hanging="360"/>
          </w:pPr>
        </w:pPrChange>
      </w:pPr>
      <w:ins w:id="351" w:author="Christopher Richard Kruger" w:date="2019-01-28T16:05:00Z">
        <w:r>
          <w:t xml:space="preserve">[ </w:t>
        </w:r>
        <w:r w:rsidRPr="00907A3B">
          <w:rPr>
            <w:color w:val="FF0000"/>
            <w:rPrChange w:id="352" w:author="Christopher Richard Kruger" w:date="2019-01-28T16:05:00Z">
              <w:rPr/>
            </w:rPrChange>
          </w:rPr>
          <w:t>[ [1,7], [-5,9], [-9,4</w:t>
        </w:r>
        <w:proofErr w:type="gramStart"/>
        <w:r w:rsidRPr="00907A3B">
          <w:rPr>
            <w:color w:val="FF0000"/>
            <w:rPrChange w:id="353" w:author="Christopher Richard Kruger" w:date="2019-01-28T16:05:00Z">
              <w:rPr/>
            </w:rPrChange>
          </w:rPr>
          <w:t>]</w:t>
        </w:r>
        <w:r w:rsidRPr="00907A3B">
          <w:rPr>
            <w:color w:val="FF0000"/>
            <w:rPrChange w:id="354" w:author="Christopher Richard Kruger" w:date="2019-01-28T16:05:00Z">
              <w:rPr/>
            </w:rPrChange>
          </w:rPr>
          <w:t xml:space="preserve"> ]</w:t>
        </w:r>
        <w:proofErr w:type="gramEnd"/>
        <w:r>
          <w:t>, [4,-2] ]</w:t>
        </w:r>
      </w:ins>
    </w:p>
    <w:p w14:paraId="54FF03E3" w14:textId="239F138E" w:rsidR="00907A3B" w:rsidRDefault="00907A3B" w:rsidP="00907A3B">
      <w:pPr>
        <w:pStyle w:val="P-Regular"/>
        <w:numPr>
          <w:ilvl w:val="0"/>
          <w:numId w:val="54"/>
        </w:numPr>
        <w:rPr>
          <w:ins w:id="355" w:author="Christopher Richard Kruger" w:date="2019-01-26T16:26:00Z"/>
        </w:rPr>
        <w:pPrChange w:id="356" w:author="Christopher Richard Kruger" w:date="2019-01-28T16:06:00Z">
          <w:pPr>
            <w:pStyle w:val="P-Regular"/>
            <w:numPr>
              <w:numId w:val="53"/>
            </w:numPr>
            <w:ind w:left="720" w:hanging="360"/>
          </w:pPr>
        </w:pPrChange>
      </w:pPr>
      <w:ins w:id="357" w:author="Christopher Richard Kruger" w:date="2019-01-28T16:06:00Z">
        <w:r>
          <w:t>Repeat centroid calculation and group closest pairs together. Since there is only one point left, you can just add it to Cluster 1.</w:t>
        </w:r>
      </w:ins>
    </w:p>
    <w:p w14:paraId="5652E5B0" w14:textId="1C0E0606" w:rsidR="00245420" w:rsidRDefault="00245420" w:rsidP="00245420">
      <w:pPr>
        <w:pStyle w:val="P-Regular"/>
        <w:numPr>
          <w:ilvl w:val="0"/>
          <w:numId w:val="53"/>
        </w:numPr>
        <w:rPr>
          <w:ins w:id="358" w:author="Christopher Richard Kruger" w:date="2019-01-26T14:39:00Z"/>
        </w:rPr>
        <w:pPrChange w:id="359" w:author="Christopher Richard Kruger" w:date="2019-01-26T16:25:00Z">
          <w:pPr>
            <w:pStyle w:val="P-Regular"/>
          </w:pPr>
        </w:pPrChange>
      </w:pPr>
      <w:ins w:id="360" w:author="Christopher Richard Kruger" w:date="2019-01-26T16:26:00Z">
        <w:r>
          <w:t>Plot a dendrogram</w:t>
        </w:r>
      </w:ins>
    </w:p>
    <w:p w14:paraId="79496976" w14:textId="77777777" w:rsidR="00064272" w:rsidRDefault="00064272" w:rsidP="009E72E9">
      <w:pPr>
        <w:pStyle w:val="P-Regular"/>
        <w:rPr>
          <w:ins w:id="361" w:author="Christopher Richard Kruger" w:date="2019-01-26T14:44:00Z"/>
        </w:rPr>
      </w:pPr>
    </w:p>
    <w:p w14:paraId="6ADF7AE5" w14:textId="05B1FBC2" w:rsidR="009E72E9" w:rsidRDefault="00064272" w:rsidP="009E72E9">
      <w:pPr>
        <w:pStyle w:val="P-Regular"/>
        <w:rPr>
          <w:ins w:id="362" w:author="Christopher Richard Kruger" w:date="2019-01-26T14:47:00Z"/>
        </w:rPr>
      </w:pPr>
      <w:ins w:id="363" w:author="Christopher Richard Kruger" w:date="2019-01-26T14:45:00Z">
        <w:r>
          <w:t xml:space="preserve">At the end of this process you can visualize the hierarchical structure </w:t>
        </w:r>
      </w:ins>
      <w:ins w:id="364" w:author="Christopher Richard Kruger" w:date="2019-01-26T14:46:00Z">
        <w:r>
          <w:t xml:space="preserve">you </w:t>
        </w:r>
      </w:ins>
      <w:ins w:id="365" w:author="Christopher Richard Kruger" w:date="2019-01-26T14:45:00Z">
        <w:r>
          <w:t>created</w:t>
        </w:r>
      </w:ins>
      <w:ins w:id="366" w:author="Christopher Richard Kruger" w:date="2019-01-26T14:46:00Z">
        <w:r>
          <w:t xml:space="preserve"> through a dendrogram. This plot shows how data points are similar and will look familiar to the hierarchical tree structures we discussed before. Once you have this dendrogram structure you can interpret how the </w:t>
        </w:r>
      </w:ins>
      <w:ins w:id="367" w:author="Christopher Richard Kruger" w:date="2019-01-26T14:47:00Z">
        <w:r>
          <w:t>data points relate together and subjectively decide at which “level” the clusters should exist.</w:t>
        </w:r>
      </w:ins>
    </w:p>
    <w:p w14:paraId="739D54BF" w14:textId="610F18AB" w:rsidR="00064272" w:rsidRDefault="00245420" w:rsidP="009E72E9">
      <w:pPr>
        <w:pStyle w:val="P-Regular"/>
        <w:rPr>
          <w:ins w:id="368" w:author="Christopher Richard Kruger" w:date="2019-01-27T10:06:00Z"/>
        </w:rPr>
      </w:pPr>
      <w:ins w:id="369" w:author="Christopher Richard Kruger" w:date="2019-01-26T16:28:00Z">
        <w:r>
          <w:t>Revisiting the animal taxonomy example from above that involved dog and cat species, imagine you were presented with the following dendrogram:</w:t>
        </w:r>
      </w:ins>
    </w:p>
    <w:p w14:paraId="1B324B83" w14:textId="374B558B" w:rsidR="00186D4A" w:rsidRDefault="003D33EC" w:rsidP="003D33EC">
      <w:pPr>
        <w:pStyle w:val="P-Regular"/>
        <w:jc w:val="center"/>
        <w:rPr>
          <w:ins w:id="370" w:author="Christopher Richard Kruger" w:date="2019-01-26T16:28:00Z"/>
        </w:rPr>
        <w:pPrChange w:id="371" w:author="Christopher Richard Kruger" w:date="2019-01-27T14:33:00Z">
          <w:pPr>
            <w:pStyle w:val="P-Regular"/>
          </w:pPr>
        </w:pPrChange>
      </w:pPr>
      <w:ins w:id="372" w:author="Christopher Richard Kruger" w:date="2019-01-27T14:33:00Z">
        <w:r w:rsidRPr="003D33EC">
          <w:drawing>
            <wp:inline distT="0" distB="0" distL="0" distR="0" wp14:anchorId="601D7B54" wp14:editId="02A6F7AD">
              <wp:extent cx="5829300" cy="2575147"/>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5129" cy="2577722"/>
                      </a:xfrm>
                      <a:prstGeom prst="rect">
                        <a:avLst/>
                      </a:prstGeom>
                    </pic:spPr>
                  </pic:pic>
                </a:graphicData>
              </a:graphic>
            </wp:inline>
          </w:drawing>
        </w:r>
      </w:ins>
    </w:p>
    <w:p w14:paraId="418E4CA0" w14:textId="638904F3" w:rsidR="00245420" w:rsidRDefault="00186D4A" w:rsidP="00186D4A">
      <w:pPr>
        <w:pStyle w:val="IMG-Caption"/>
        <w:rPr>
          <w:ins w:id="373" w:author="Christopher Richard Kruger" w:date="2019-01-26T16:28:00Z"/>
        </w:rPr>
        <w:pPrChange w:id="374" w:author="Christopher Richard Kruger" w:date="2019-01-27T10:06:00Z">
          <w:pPr>
            <w:pStyle w:val="P-Regular"/>
          </w:pPr>
        </w:pPrChange>
      </w:pPr>
      <w:ins w:id="375" w:author="Christopher Richard Kruger" w:date="2019-01-27T10:06:00Z">
        <w:r>
          <w:t>Figure 2</w:t>
        </w:r>
        <w:proofErr w:type="gramStart"/>
        <w:r>
          <w:t>. :</w:t>
        </w:r>
        <w:proofErr w:type="gramEnd"/>
        <w:r>
          <w:t xml:space="preserve"> </w:t>
        </w:r>
        <w:r>
          <w:t>Animal taxonomy dendrogram</w:t>
        </w:r>
      </w:ins>
    </w:p>
    <w:p w14:paraId="2935EE5A" w14:textId="37B8129C" w:rsidR="00245420" w:rsidRPr="009E72E9" w:rsidRDefault="00245420" w:rsidP="009E72E9">
      <w:pPr>
        <w:pStyle w:val="P-Regular"/>
        <w:rPr>
          <w:ins w:id="376" w:author="Christopher Richard Kruger" w:date="2019-01-26T12:22:00Z"/>
          <w:rPrChange w:id="377" w:author="Christopher Richard Kruger" w:date="2019-01-26T12:22:00Z">
            <w:rPr>
              <w:ins w:id="378" w:author="Christopher Richard Kruger" w:date="2019-01-26T12:22:00Z"/>
            </w:rPr>
          </w:rPrChange>
        </w:rPr>
        <w:pPrChange w:id="379" w:author="Christopher Richard Kruger" w:date="2019-01-26T12:22:00Z">
          <w:pPr>
            <w:pStyle w:val="H2-General"/>
          </w:pPr>
        </w:pPrChange>
      </w:pPr>
      <w:ins w:id="380" w:author="Christopher Richard Kruger" w:date="2019-01-26T16:29:00Z">
        <w:r>
          <w:t xml:space="preserve">The great thing about hierarchical clustering and dendrograms is that you can see the entire breakdown of potential clusters to choose from. If you were </w:t>
        </w:r>
      </w:ins>
      <w:ins w:id="381" w:author="Christopher Richard Kruger" w:date="2019-01-26T16:30:00Z">
        <w:r>
          <w:t>just interested in grouping your species dataset into dogs and cats, you could stop clustering at the first level of grouping. However, if you wanted to grou</w:t>
        </w:r>
      </w:ins>
      <w:ins w:id="382" w:author="Christopher Richard Kruger" w:date="2019-01-26T16:31:00Z">
        <w:r>
          <w:t xml:space="preserve">p all species into domesticated or non-domesticated animals, you could stop clustering at level two. </w:t>
        </w:r>
      </w:ins>
    </w:p>
    <w:p w14:paraId="2FC31967" w14:textId="64A547E5" w:rsidR="00367119" w:rsidRPr="00067E6A" w:rsidDel="009E72E9" w:rsidRDefault="00067E6A" w:rsidP="009C4699">
      <w:pPr>
        <w:pStyle w:val="P-Regular"/>
        <w:rPr>
          <w:ins w:id="383" w:author="Rutuja Yerunkar" w:date="2018-11-22T14:06:00Z"/>
          <w:del w:id="384" w:author="Christopher Richard Kruger" w:date="2019-01-26T12:18:00Z"/>
        </w:rPr>
      </w:pPr>
      <w:ins w:id="385" w:author="Rutuja Yerunkar" w:date="2018-11-22T14:09:00Z">
        <w:del w:id="386" w:author="Christopher Richard Kruger" w:date="2019-01-26T12:18:00Z">
          <w:r w:rsidDel="009E72E9">
            <w:delText xml:space="preserve">Below figures provide an extremely oversimplified example of what clustering is. Both figures display randomly generated number pairs (x,y coordinates) pulled from a gaussian distribution. Just by simply glancing at Figure </w:delText>
          </w:r>
        </w:del>
      </w:ins>
      <w:ins w:id="387" w:author="Rutuja Yerunkar" w:date="2018-11-22T14:11:00Z">
        <w:del w:id="388" w:author="Christopher Richard Kruger" w:date="2019-01-26T12:18:00Z">
          <w:r w:rsidDel="009E72E9">
            <w:delText>1.</w:delText>
          </w:r>
        </w:del>
      </w:ins>
      <w:ins w:id="389" w:author="Rutuja Yerunkar" w:date="2018-11-22T14:09:00Z">
        <w:del w:id="390" w:author="Christopher Richard Kruger" w:date="2019-01-26T12:18:00Z">
          <w:r w:rsidDel="009E72E9">
            <w:delText>2 it should be plainly obvious where the clusters exist in your data - in real life it will never be this easy. Now that you know that the data can be clearly separated into 2 clusters, you can start to understand what differences exist between the two groups.</w:delText>
          </w:r>
        </w:del>
      </w:ins>
    </w:p>
    <w:p w14:paraId="6C1D9647" w14:textId="30A8BC96" w:rsidR="00A404F5" w:rsidDel="009E72E9" w:rsidRDefault="00A404F5" w:rsidP="00A404F5">
      <w:pPr>
        <w:pStyle w:val="P-Regular"/>
        <w:jc w:val="center"/>
        <w:rPr>
          <w:del w:id="391" w:author="Christopher Richard Kruger" w:date="2019-01-26T12:18:00Z"/>
        </w:rPr>
      </w:pPr>
      <w:del w:id="392" w:author="Christopher Richard Kruger" w:date="2019-01-26T12:18:00Z">
        <w:r w:rsidRPr="00A404F5" w:rsidDel="009E72E9">
          <w:rPr>
            <w:noProof/>
            <w:lang w:val="en-IN" w:eastAsia="en-IN"/>
          </w:rPr>
          <w:drawing>
            <wp:inline distT="0" distB="0" distL="0" distR="0" wp14:anchorId="61D48B63" wp14:editId="31F43267">
              <wp:extent cx="3274828" cy="225257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74828" cy="2252575"/>
                      </a:xfrm>
                      <a:prstGeom prst="rect">
                        <a:avLst/>
                      </a:prstGeom>
                    </pic:spPr>
                  </pic:pic>
                </a:graphicData>
              </a:graphic>
            </wp:inline>
          </w:drawing>
        </w:r>
        <w:r w:rsidR="00CE18B9" w:rsidRPr="00CE18B9" w:rsidDel="009E72E9">
          <w:rPr>
            <w:noProof/>
            <w:lang w:val="en-IN" w:eastAsia="en-IN"/>
          </w:rPr>
          <w:drawing>
            <wp:inline distT="0" distB="0" distL="0" distR="0" wp14:anchorId="003E604E" wp14:editId="74013D5D">
              <wp:extent cx="3321946" cy="221157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2890" cy="2238830"/>
                      </a:xfrm>
                      <a:prstGeom prst="rect">
                        <a:avLst/>
                      </a:prstGeom>
                    </pic:spPr>
                  </pic:pic>
                </a:graphicData>
              </a:graphic>
            </wp:inline>
          </w:drawing>
        </w:r>
      </w:del>
    </w:p>
    <w:p w14:paraId="461B21FF" w14:textId="793951D4" w:rsidR="00A404F5" w:rsidDel="009E72E9" w:rsidRDefault="00DF53FE" w:rsidP="00042888">
      <w:pPr>
        <w:pStyle w:val="IMG-Caption"/>
        <w:rPr>
          <w:del w:id="393" w:author="Christopher Richard Kruger" w:date="2019-01-26T12:18:00Z"/>
        </w:rPr>
      </w:pPr>
      <w:del w:id="394" w:author="Christopher Richard Kruger" w:date="2019-01-26T12:18:00Z">
        <w:r w:rsidDel="009E72E9">
          <w:delText xml:space="preserve">Figures </w:delText>
        </w:r>
      </w:del>
      <w:ins w:id="395" w:author="Rutuja Yerunkar" w:date="2018-11-22T14:10:00Z">
        <w:del w:id="396" w:author="Christopher Richard Kruger" w:date="2019-01-26T12:18:00Z">
          <w:r w:rsidR="00067E6A" w:rsidDel="009E72E9">
            <w:delText>1.</w:delText>
          </w:r>
        </w:del>
      </w:ins>
      <w:del w:id="397" w:author="Christopher Richard Kruger" w:date="2019-01-26T12:18:00Z">
        <w:r w:rsidR="00042888" w:rsidDel="009E72E9">
          <w:delText>2</w:delText>
        </w:r>
        <w:r w:rsidDel="009E72E9">
          <w:delText xml:space="preserve"> (left) and </w:delText>
        </w:r>
      </w:del>
      <w:ins w:id="398" w:author="Rutuja Yerunkar" w:date="2018-11-22T14:10:00Z">
        <w:del w:id="399" w:author="Christopher Richard Kruger" w:date="2019-01-26T12:18:00Z">
          <w:r w:rsidR="00067E6A" w:rsidDel="009E72E9">
            <w:delText>1.</w:delText>
          </w:r>
        </w:del>
      </w:ins>
      <w:del w:id="400" w:author="Christopher Richard Kruger" w:date="2019-01-26T12:18:00Z">
        <w:r w:rsidR="00042888" w:rsidDel="009E72E9">
          <w:delText>3</w:delText>
        </w:r>
        <w:r w:rsidDel="009E72E9">
          <w:delText xml:space="preserve"> (right): Scatter plots clearly showing clusters that exist among a provided dataset.</w:delText>
        </w:r>
      </w:del>
    </w:p>
    <w:p w14:paraId="19F40563" w14:textId="5036D4CC" w:rsidR="00CE18B9" w:rsidDel="009E72E9" w:rsidRDefault="00C97226" w:rsidP="0080424C">
      <w:pPr>
        <w:pStyle w:val="P-Regular"/>
        <w:rPr>
          <w:del w:id="401" w:author="Christopher Richard Kruger" w:date="2019-01-26T12:18:00Z"/>
        </w:rPr>
      </w:pPr>
      <w:del w:id="402" w:author="Christopher Richard Kruger" w:date="2019-01-26T12:18:00Z">
        <w:r w:rsidDel="009E72E9">
          <w:delText xml:space="preserve">Rewinding a bit from where unsupervised learning fits into the larger machine learning environment, </w:delText>
        </w:r>
        <w:r w:rsidR="00FC0A89" w:rsidDel="009E72E9">
          <w:delText>let’s begin by understanding the building blocks of clustering.</w:delText>
        </w:r>
        <w:r w:rsidR="005D18AF" w:rsidDel="009E72E9">
          <w:delText xml:space="preserve"> </w:delText>
        </w:r>
        <w:r w:rsidR="00B46F13" w:rsidDel="009E72E9">
          <w:delText xml:space="preserve">The most basic definition finds clusters simply as groupings of similar data as subsets of a larger data set. Finding clusters can be immensely valuable in identifying items that are more similar to, and on the other end, quite different from each other. </w:delText>
        </w:r>
      </w:del>
    </w:p>
    <w:p w14:paraId="33194838" w14:textId="4301F75C" w:rsidR="00AB477E" w:rsidDel="00AB477E" w:rsidRDefault="009D479F" w:rsidP="0080424C">
      <w:pPr>
        <w:pStyle w:val="P-Regular"/>
        <w:rPr>
          <w:del w:id="403" w:author="Christopher Richard Kruger" w:date="2019-01-15T16:07:00Z"/>
        </w:rPr>
      </w:pPr>
      <w:del w:id="404" w:author="Christopher Richard Kruger" w:date="2019-01-26T12:18:00Z">
        <w:r w:rsidDel="009E72E9">
          <w:delText>To understand this idea further imagine that you were given a simple 1,000-row dataset by your employer that had 2 columns of numerical data</w:delText>
        </w:r>
        <w:r w:rsidR="00DF53FE" w:rsidDel="009E72E9">
          <w:delText xml:space="preserve"> (Figure </w:delText>
        </w:r>
      </w:del>
      <w:ins w:id="405" w:author="Rutuja Yerunkar" w:date="2018-11-22T14:11:00Z">
        <w:del w:id="406" w:author="Christopher Richard Kruger" w:date="2019-01-26T12:18:00Z">
          <w:r w:rsidR="00067E6A" w:rsidDel="009E72E9">
            <w:delText>1.</w:delText>
          </w:r>
        </w:del>
      </w:ins>
      <w:del w:id="407" w:author="Christopher Richard Kruger" w:date="2019-01-26T12:18:00Z">
        <w:r w:rsidR="00042888" w:rsidDel="009E72E9">
          <w:delText>4</w:delText>
        </w:r>
        <w:r w:rsidR="00DF53FE" w:rsidDel="009E72E9">
          <w:delText>)</w:delText>
        </w:r>
        <w:r w:rsidDel="009E72E9">
          <w:delText>. At first glance this dataset provides no real structure or understanding – confusing to say the least!</w:delText>
        </w:r>
      </w:del>
    </w:p>
    <w:p w14:paraId="4EB78778" w14:textId="5913B54A" w:rsidR="009D479F" w:rsidDel="009E72E9" w:rsidRDefault="009D479F" w:rsidP="009D479F">
      <w:pPr>
        <w:pStyle w:val="P-Regular"/>
        <w:jc w:val="center"/>
        <w:rPr>
          <w:del w:id="408" w:author="Christopher Richard Kruger" w:date="2019-01-26T12:18:00Z"/>
        </w:rPr>
      </w:pPr>
      <w:del w:id="409" w:author="Christopher Richard Kruger" w:date="2019-01-26T12:18:00Z">
        <w:r w:rsidRPr="009D479F" w:rsidDel="009E72E9">
          <w:rPr>
            <w:noProof/>
            <w:lang w:val="en-IN" w:eastAsia="en-IN"/>
          </w:rPr>
          <w:drawing>
            <wp:inline distT="0" distB="0" distL="0" distR="0" wp14:anchorId="6E9C1F5B" wp14:editId="766BD6F9">
              <wp:extent cx="3253563" cy="13501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9772" cy="1356844"/>
                      </a:xfrm>
                      <a:prstGeom prst="rect">
                        <a:avLst/>
                      </a:prstGeom>
                    </pic:spPr>
                  </pic:pic>
                </a:graphicData>
              </a:graphic>
            </wp:inline>
          </w:drawing>
        </w:r>
      </w:del>
    </w:p>
    <w:p w14:paraId="71D4F915" w14:textId="3D9CF3A1" w:rsidR="00DF53FE" w:rsidDel="009E72E9" w:rsidRDefault="00DF53FE" w:rsidP="00DF53FE">
      <w:pPr>
        <w:pStyle w:val="IMG-Caption"/>
        <w:rPr>
          <w:del w:id="410" w:author="Christopher Richard Kruger" w:date="2019-01-26T12:18:00Z"/>
        </w:rPr>
      </w:pPr>
      <w:del w:id="411" w:author="Christopher Richard Kruger" w:date="2019-01-26T12:18:00Z">
        <w:r w:rsidDel="009E72E9">
          <w:delText xml:space="preserve">Figures </w:delText>
        </w:r>
      </w:del>
      <w:ins w:id="412" w:author="Rutuja Yerunkar" w:date="2018-11-22T14:11:00Z">
        <w:del w:id="413" w:author="Christopher Richard Kruger" w:date="2019-01-26T12:18:00Z">
          <w:r w:rsidR="00067E6A" w:rsidDel="009E72E9">
            <w:delText>1.</w:delText>
          </w:r>
        </w:del>
      </w:ins>
      <w:del w:id="414" w:author="Christopher Richard Kruger" w:date="2019-01-26T12:18:00Z">
        <w:r w:rsidR="00042888" w:rsidDel="009E72E9">
          <w:delText>4</w:delText>
        </w:r>
        <w:r w:rsidDel="009E72E9">
          <w:delText>: 2-dimensional raw data in a NumPy array</w:delText>
        </w:r>
      </w:del>
    </w:p>
    <w:p w14:paraId="12648973" w14:textId="31BB46CC" w:rsidR="00123998" w:rsidDel="009E72E9" w:rsidRDefault="009D479F" w:rsidP="0080424C">
      <w:pPr>
        <w:pStyle w:val="P-Regular"/>
        <w:rPr>
          <w:ins w:id="415" w:author="Rutuja Yerunkar" w:date="2018-11-22T14:33:00Z"/>
          <w:del w:id="416" w:author="Christopher Richard Kruger" w:date="2019-01-26T12:18:00Z"/>
        </w:rPr>
      </w:pPr>
      <w:del w:id="417" w:author="Christopher Richard Kruger" w:date="2019-01-26T12:18:00Z">
        <w:r w:rsidDel="009E72E9">
          <w:delText>You b</w:delText>
        </w:r>
        <w:r w:rsidR="00CA5689" w:rsidDel="009E72E9">
          <w:delText>egin by plotting the first column against the second column to get a better idea of what the data structure looks like. There will be plenty of times where the cause of differences</w:delText>
        </w:r>
      </w:del>
      <w:ins w:id="418" w:author="Rutuja Yerunkar" w:date="2018-11-22T14:12:00Z">
        <w:del w:id="419" w:author="Christopher Richard Kruger" w:date="2019-01-26T12:18:00Z">
          <w:r w:rsidR="00067E6A" w:rsidDel="009E72E9">
            <w:delText xml:space="preserve"> between groups</w:delText>
          </w:r>
        </w:del>
      </w:ins>
      <w:del w:id="420" w:author="Christopher Richard Kruger" w:date="2019-01-26T12:18:00Z">
        <w:r w:rsidR="00CA5689" w:rsidDel="009E72E9">
          <w:delText xml:space="preserve"> will prove to be underwhelming, however the cases that have differences that you can take action on are extremely rewarding!</w:delText>
        </w:r>
      </w:del>
    </w:p>
    <w:p w14:paraId="35F9CD21" w14:textId="3F07A6A0" w:rsidR="00123998" w:rsidRDefault="00C662C0" w:rsidP="00123998">
      <w:pPr>
        <w:pStyle w:val="H2-General"/>
        <w:rPr>
          <w:ins w:id="421" w:author="Christopher Richard Kruger" w:date="2019-01-26T12:19:00Z"/>
        </w:rPr>
      </w:pPr>
      <w:ins w:id="422" w:author="Rutuja Yerunkar" w:date="2018-11-22T14:37:00Z">
        <w:del w:id="423" w:author="Christopher Richard Kruger" w:date="2019-01-26T10:39:00Z">
          <w:r w:rsidDel="001050ED">
            <w:delText>Activity</w:delText>
          </w:r>
        </w:del>
      </w:ins>
      <w:ins w:id="424" w:author="Christopher Richard Kruger" w:date="2019-01-26T10:39:00Z">
        <w:r w:rsidR="001050ED">
          <w:t>Exercise</w:t>
        </w:r>
      </w:ins>
      <w:ins w:id="425" w:author="Rutuja Yerunkar" w:date="2018-11-22T14:37:00Z">
        <w:r>
          <w:t xml:space="preserve"> 1</w:t>
        </w:r>
      </w:ins>
      <w:ins w:id="426" w:author="Rutuja Yerunkar" w:date="2018-11-22T14:33:00Z">
        <w:r w:rsidR="00123998">
          <w:t xml:space="preserve">: </w:t>
        </w:r>
        <w:del w:id="427" w:author="Christopher Richard Kruger" w:date="2019-01-26T10:39:00Z">
          <w:r w:rsidR="00123998" w:rsidDel="001050ED">
            <w:delText>Identifying the clusters in data</w:delText>
          </w:r>
        </w:del>
      </w:ins>
      <w:ins w:id="428" w:author="Christopher Richard Kruger" w:date="2019-01-26T10:39:00Z">
        <w:r w:rsidR="001050ED">
          <w:t>Building a Hierarchy</w:t>
        </w:r>
      </w:ins>
    </w:p>
    <w:p w14:paraId="2E0274D9" w14:textId="79D8B012" w:rsidR="00367119" w:rsidDel="009E72E9" w:rsidRDefault="00245420" w:rsidP="005D18AF">
      <w:pPr>
        <w:pStyle w:val="H2-General"/>
        <w:rPr>
          <w:del w:id="429" w:author="Christopher Richard Kruger" w:date="2019-01-26T12:19:00Z"/>
          <w:sz w:val="22"/>
          <w:szCs w:val="22"/>
        </w:rPr>
      </w:pPr>
      <w:ins w:id="430" w:author="Christopher Richard Kruger" w:date="2019-01-26T16:27:00Z">
        <w:r>
          <w:t xml:space="preserve">Let’s try implementing the above </w:t>
        </w:r>
      </w:ins>
      <w:ins w:id="431" w:author="Christopher Richard Kruger" w:date="2019-01-28T16:40:00Z">
        <w:r w:rsidR="0060209A">
          <w:t>hierarchical clustering approach</w:t>
        </w:r>
      </w:ins>
      <w:ins w:id="432" w:author="Christopher Richard Kruger" w:date="2019-01-26T16:27:00Z">
        <w:r>
          <w:t xml:space="preserve"> in Python. </w:t>
        </w:r>
      </w:ins>
    </w:p>
    <w:p w14:paraId="40D22F3B" w14:textId="795D05DB" w:rsidR="009E72E9" w:rsidRDefault="00EE0B37" w:rsidP="00EE0B37">
      <w:pPr>
        <w:pStyle w:val="P-Regular"/>
        <w:rPr>
          <w:ins w:id="433" w:author="Christopher Richard Kruger" w:date="2019-01-29T09:45:00Z"/>
        </w:rPr>
      </w:pPr>
      <w:ins w:id="434" w:author="Christopher Richard Kruger" w:date="2019-01-28T16:42:00Z">
        <w:r>
          <w:t xml:space="preserve">With the framework for intuition laid out, we can now </w:t>
        </w:r>
      </w:ins>
      <w:ins w:id="435" w:author="Christopher Richard Kruger" w:date="2019-01-28T16:43:00Z">
        <w:r>
          <w:t xml:space="preserve">explore building hierarchical cluster with some helper functions provided in SciPy. </w:t>
        </w:r>
      </w:ins>
    </w:p>
    <w:p w14:paraId="00B6AE74" w14:textId="314D3207" w:rsidR="00912E89" w:rsidRDefault="00912E89" w:rsidP="00EE0B37">
      <w:pPr>
        <w:pStyle w:val="P-Regular"/>
        <w:rPr>
          <w:ins w:id="436" w:author="Christopher Richard Kruger" w:date="2019-01-29T09:45:00Z"/>
        </w:rPr>
      </w:pPr>
      <w:ins w:id="437" w:author="Christopher Richard Kruger" w:date="2019-01-29T09:45:00Z">
        <w:r>
          <w:t>First let’s generate some dummy data:</w:t>
        </w:r>
      </w:ins>
    </w:p>
    <w:p w14:paraId="7985073D" w14:textId="40F5C5DF" w:rsidR="00912E89" w:rsidRDefault="00912E89" w:rsidP="00EE0B37">
      <w:pPr>
        <w:pStyle w:val="P-Regular"/>
        <w:rPr>
          <w:ins w:id="438" w:author="Christopher Richard Kruger" w:date="2019-01-29T09:45:00Z"/>
        </w:rPr>
      </w:pPr>
      <w:ins w:id="439" w:author="Christopher Richard Kruger" w:date="2019-01-29T09:45:00Z">
        <w:r w:rsidRPr="00912E89">
          <w:lastRenderedPageBreak/>
          <w:drawing>
            <wp:inline distT="0" distB="0" distL="0" distR="0" wp14:anchorId="39DCD2AF" wp14:editId="4344C992">
              <wp:extent cx="6858000" cy="32689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268980"/>
                      </a:xfrm>
                      <a:prstGeom prst="rect">
                        <a:avLst/>
                      </a:prstGeom>
                    </pic:spPr>
                  </pic:pic>
                </a:graphicData>
              </a:graphic>
            </wp:inline>
          </w:drawing>
        </w:r>
      </w:ins>
    </w:p>
    <w:p w14:paraId="2FB4E211" w14:textId="1CA2D8B4" w:rsidR="00912E89" w:rsidRDefault="00912E89" w:rsidP="00EE0B37">
      <w:pPr>
        <w:pStyle w:val="P-Regular"/>
        <w:rPr>
          <w:ins w:id="440" w:author="Christopher Richard Kruger" w:date="2019-01-29T09:47:00Z"/>
        </w:rPr>
      </w:pPr>
      <w:ins w:id="441" w:author="Christopher Richard Kruger" w:date="2019-01-29T09:46:00Z">
        <w:r>
          <w:t>After plotting this simple toy example, it should be pretty clear that our dummy data is comprised of 8 clusters. We can easily generate the distance matrix</w:t>
        </w:r>
      </w:ins>
      <w:ins w:id="442" w:author="Christopher Richard Kruger" w:date="2019-01-29T09:47:00Z">
        <w:r>
          <w:t xml:space="preserve"> using the built-in </w:t>
        </w:r>
        <w:proofErr w:type="spellStart"/>
        <w:r>
          <w:t>scipy</w:t>
        </w:r>
        <w:proofErr w:type="spellEnd"/>
        <w:r>
          <w:t xml:space="preserve"> package ‘linkage’:</w:t>
        </w:r>
      </w:ins>
    </w:p>
    <w:p w14:paraId="2E603A13" w14:textId="663EA372" w:rsidR="00912E89" w:rsidRDefault="00912E89" w:rsidP="00912E89">
      <w:pPr>
        <w:pStyle w:val="P-Regular"/>
        <w:jc w:val="center"/>
        <w:rPr>
          <w:ins w:id="443" w:author="Christopher Richard Kruger" w:date="2019-01-29T09:47:00Z"/>
        </w:rPr>
        <w:pPrChange w:id="444" w:author="Christopher Richard Kruger" w:date="2019-01-29T09:47:00Z">
          <w:pPr>
            <w:pStyle w:val="P-Regular"/>
          </w:pPr>
        </w:pPrChange>
      </w:pPr>
      <w:ins w:id="445" w:author="Christopher Richard Kruger" w:date="2019-01-29T09:49:00Z">
        <w:r w:rsidRPr="00912E89">
          <w:drawing>
            <wp:inline distT="0" distB="0" distL="0" distR="0" wp14:anchorId="0C114C18" wp14:editId="336DAF67">
              <wp:extent cx="5455227" cy="21639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70863" cy="2170109"/>
                      </a:xfrm>
                      <a:prstGeom prst="rect">
                        <a:avLst/>
                      </a:prstGeom>
                    </pic:spPr>
                  </pic:pic>
                </a:graphicData>
              </a:graphic>
            </wp:inline>
          </w:drawing>
        </w:r>
      </w:ins>
    </w:p>
    <w:p w14:paraId="439F2AB2" w14:textId="11EED2F8" w:rsidR="00912E89" w:rsidRDefault="00912E89" w:rsidP="00EE0B37">
      <w:pPr>
        <w:pStyle w:val="P-Regular"/>
        <w:rPr>
          <w:ins w:id="446" w:author="Christopher Richard Kruger" w:date="2019-01-29T09:50:00Z"/>
        </w:rPr>
      </w:pPr>
      <w:ins w:id="447" w:author="Christopher Richard Kruger" w:date="2019-01-29T09:47:00Z">
        <w:r>
          <w:t xml:space="preserve">You can see the first </w:t>
        </w:r>
      </w:ins>
      <w:ins w:id="448" w:author="Christopher Richard Kruger" w:date="2019-01-29T09:48:00Z">
        <w:r>
          <w:t>situation</w:t>
        </w:r>
      </w:ins>
      <w:ins w:id="449" w:author="Christopher Richard Kruger" w:date="2019-01-29T09:47:00Z">
        <w:r>
          <w:t xml:space="preserve"> wher</w:t>
        </w:r>
      </w:ins>
      <w:ins w:id="450" w:author="Christopher Richard Kruger" w:date="2019-01-29T09:48:00Z">
        <w:r>
          <w:t xml:space="preserve">e customizing the parameters really drives performance in finding the linkage matrix. If you recall our steps above, linkage works by simply </w:t>
        </w:r>
      </w:ins>
      <w:ins w:id="451" w:author="Christopher Richard Kruger" w:date="2019-01-29T09:49:00Z">
        <w:r>
          <w:t xml:space="preserve">calculating the distances between each of the data points. In the linkage function we have the option to select both metric as well as method (more on this later). </w:t>
        </w:r>
      </w:ins>
    </w:p>
    <w:p w14:paraId="122031B0" w14:textId="10C8400D" w:rsidR="00912E89" w:rsidRDefault="00912E89" w:rsidP="00EE0B37">
      <w:pPr>
        <w:pStyle w:val="P-Regular"/>
        <w:rPr>
          <w:ins w:id="452" w:author="Christopher Richard Kruger" w:date="2019-01-29T09:50:00Z"/>
        </w:rPr>
      </w:pPr>
      <w:ins w:id="453" w:author="Christopher Richard Kruger" w:date="2019-01-29T09:50:00Z">
        <w:r>
          <w:t xml:space="preserve">After we determine the linkage </w:t>
        </w:r>
        <w:proofErr w:type="gramStart"/>
        <w:r>
          <w:t>matrix</w:t>
        </w:r>
        <w:proofErr w:type="gramEnd"/>
        <w:r>
          <w:t xml:space="preserve"> we can easily pass that through to the dendrogram function provided by </w:t>
        </w:r>
        <w:proofErr w:type="spellStart"/>
        <w:r>
          <w:t>scipy</w:t>
        </w:r>
        <w:proofErr w:type="spellEnd"/>
        <w:r>
          <w:t>:</w:t>
        </w:r>
      </w:ins>
    </w:p>
    <w:p w14:paraId="6D4DF28F" w14:textId="1A437FDB" w:rsidR="00912E89" w:rsidRDefault="00912E89" w:rsidP="00912E89">
      <w:pPr>
        <w:pStyle w:val="P-Regular"/>
        <w:jc w:val="center"/>
        <w:rPr>
          <w:ins w:id="454" w:author="Christopher Richard Kruger" w:date="2019-01-29T09:50:00Z"/>
        </w:rPr>
      </w:pPr>
      <w:ins w:id="455" w:author="Christopher Richard Kruger" w:date="2019-01-29T09:50:00Z">
        <w:r w:rsidRPr="00912E89">
          <w:lastRenderedPageBreak/>
          <w:drawing>
            <wp:inline distT="0" distB="0" distL="0" distR="0" wp14:anchorId="57351E08" wp14:editId="75640C94">
              <wp:extent cx="3636818" cy="281285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1228" cy="2816262"/>
                      </a:xfrm>
                      <a:prstGeom prst="rect">
                        <a:avLst/>
                      </a:prstGeom>
                    </pic:spPr>
                  </pic:pic>
                </a:graphicData>
              </a:graphic>
            </wp:inline>
          </w:drawing>
        </w:r>
      </w:ins>
    </w:p>
    <w:p w14:paraId="1BC97235" w14:textId="4566E92E" w:rsidR="00912E89" w:rsidRDefault="00912E89" w:rsidP="00912E89">
      <w:pPr>
        <w:pStyle w:val="P-Regular"/>
        <w:rPr>
          <w:ins w:id="456" w:author="Christopher Richard Kruger" w:date="2019-01-29T09:51:00Z"/>
        </w:rPr>
      </w:pPr>
      <w:ins w:id="457" w:author="Christopher Richard Kruger" w:date="2019-01-29T09:50:00Z">
        <w:r>
          <w:t xml:space="preserve">This plot will give us some perspective on the potential breakouts of </w:t>
        </w:r>
      </w:ins>
      <w:ins w:id="458" w:author="Christopher Richard Kruger" w:date="2019-01-29T09:51:00Z">
        <w:r>
          <w:t xml:space="preserve">our data. Using this </w:t>
        </w:r>
        <w:proofErr w:type="gramStart"/>
        <w:r>
          <w:t>information</w:t>
        </w:r>
        <w:proofErr w:type="gramEnd"/>
        <w:r>
          <w:t xml:space="preserve"> we can wrap up our exercise of hierarchical clustering by using the </w:t>
        </w:r>
        <w:proofErr w:type="spellStart"/>
        <w:r>
          <w:t>fcluster</w:t>
        </w:r>
        <w:proofErr w:type="spellEnd"/>
        <w:r>
          <w:t xml:space="preserve"> function from </w:t>
        </w:r>
        <w:proofErr w:type="spellStart"/>
        <w:r>
          <w:t>scipy</w:t>
        </w:r>
        <w:proofErr w:type="spellEnd"/>
        <w:r>
          <w:t>:</w:t>
        </w:r>
      </w:ins>
    </w:p>
    <w:p w14:paraId="00E27048" w14:textId="0BF2C6F5" w:rsidR="00912E89" w:rsidRDefault="00912E89" w:rsidP="00912E89">
      <w:pPr>
        <w:pStyle w:val="P-Regular"/>
        <w:jc w:val="center"/>
        <w:rPr>
          <w:ins w:id="459" w:author="Christopher Richard Kruger" w:date="2019-01-29T09:52:00Z"/>
        </w:rPr>
      </w:pPr>
      <w:ins w:id="460" w:author="Christopher Richard Kruger" w:date="2019-01-29T09:52:00Z">
        <w:r w:rsidRPr="00912E89">
          <w:drawing>
            <wp:inline distT="0" distB="0" distL="0" distR="0" wp14:anchorId="3D2D0D70" wp14:editId="697D6E06">
              <wp:extent cx="3927764" cy="2889771"/>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33213" cy="2893780"/>
                      </a:xfrm>
                      <a:prstGeom prst="rect">
                        <a:avLst/>
                      </a:prstGeom>
                    </pic:spPr>
                  </pic:pic>
                </a:graphicData>
              </a:graphic>
            </wp:inline>
          </w:drawing>
        </w:r>
      </w:ins>
    </w:p>
    <w:p w14:paraId="7BC75242" w14:textId="7B911DC5" w:rsidR="00912E89" w:rsidRDefault="00912E89" w:rsidP="00912E89">
      <w:pPr>
        <w:pStyle w:val="P-Regular"/>
        <w:rPr>
          <w:ins w:id="461" w:author="Christopher Richard Kruger" w:date="2019-01-29T10:01:00Z"/>
        </w:rPr>
      </w:pPr>
      <w:ins w:id="462" w:author="Christopher Richard Kruger" w:date="2019-01-29T09:52:00Z">
        <w:r>
          <w:t xml:space="preserve">Through just calling a few helper functions provided by </w:t>
        </w:r>
        <w:proofErr w:type="spellStart"/>
        <w:r>
          <w:t>scipy</w:t>
        </w:r>
        <w:proofErr w:type="spellEnd"/>
        <w:r>
          <w:t xml:space="preserve">, you can easily implement agglomerative clustering in just a few lines of code! </w:t>
        </w:r>
      </w:ins>
      <w:ins w:id="463" w:author="Christopher Richard Kruger" w:date="2019-01-29T09:53:00Z">
        <w:r>
          <w:t xml:space="preserve">While </w:t>
        </w:r>
        <w:proofErr w:type="spellStart"/>
        <w:r>
          <w:t>scipy</w:t>
        </w:r>
        <w:proofErr w:type="spellEnd"/>
        <w:r>
          <w:t xml:space="preserve"> does help with many of the intermediate steps, this is still an example that is a bit more verbose than you will probably see in your regular work. More streamlined implementations will be covered later. </w:t>
        </w:r>
      </w:ins>
    </w:p>
    <w:p w14:paraId="130D91B3" w14:textId="77777777" w:rsidR="00912E89" w:rsidRDefault="00912E89" w:rsidP="00912E89">
      <w:pPr>
        <w:pStyle w:val="H2-General"/>
        <w:rPr>
          <w:ins w:id="464" w:author="Christopher Richard Kruger" w:date="2019-01-29T10:01:00Z"/>
        </w:rPr>
      </w:pPr>
      <w:ins w:id="465" w:author="Christopher Richard Kruger" w:date="2019-01-29T10:01:00Z">
        <w:r>
          <w:t>Hierarchical Clustering Attributes: Linkage</w:t>
        </w:r>
      </w:ins>
    </w:p>
    <w:p w14:paraId="0A9B4EB5" w14:textId="26DBAC9D" w:rsidR="00912E89" w:rsidRDefault="00912E89" w:rsidP="00912E89">
      <w:pPr>
        <w:pStyle w:val="P-Regular"/>
        <w:rPr>
          <w:ins w:id="466" w:author="Christopher Richard Kruger" w:date="2019-01-29T10:01:00Z"/>
        </w:rPr>
      </w:pPr>
      <w:ins w:id="467" w:author="Christopher Richard Kruger" w:date="2019-01-29T10:01:00Z">
        <w:r>
          <w:t xml:space="preserve">In </w:t>
        </w:r>
        <w:r>
          <w:t>Exercise</w:t>
        </w:r>
        <w:r>
          <w:t xml:space="preserve"> 1 you implemented hierarchical clustering using what is known as Centroid Linkage. Linkage is the concept of determining how you calculate distances between clusters and is dependent on the type of problem you are facing. Centroid Linkage was chosen for the first activity as it essentially mirrors the new centroid </w:t>
        </w:r>
        <w:proofErr w:type="gramStart"/>
        <w:r>
          <w:t>search</w:t>
        </w:r>
        <w:proofErr w:type="gramEnd"/>
        <w:r>
          <w:t xml:space="preserve"> we used in K-Means. However, this is not the only option when it comes to clustering data points together. Two other popular choices for determining distances between clusters are Single Linkage and Complete Linkage.</w:t>
        </w:r>
      </w:ins>
    </w:p>
    <w:p w14:paraId="03271E98" w14:textId="77777777" w:rsidR="00912E89" w:rsidRDefault="00912E89" w:rsidP="00912E89">
      <w:pPr>
        <w:pStyle w:val="P-Regular"/>
        <w:rPr>
          <w:ins w:id="468" w:author="Christopher Richard Kruger" w:date="2019-01-29T10:01:00Z"/>
        </w:rPr>
      </w:pPr>
      <w:ins w:id="469" w:author="Christopher Richard Kruger" w:date="2019-01-29T10:01:00Z">
        <w:r>
          <w:lastRenderedPageBreak/>
          <w:t>Single Linkage works by finding the minimal distance between a pair of points between two clusters as its criteria for linkage. Said another way, it essentially works by combining clusters based on the closest points between the two clusters. Mathematically this is expressed as:</w:t>
        </w:r>
      </w:ins>
    </w:p>
    <w:p w14:paraId="0ECD6079" w14:textId="77777777" w:rsidR="00912E89" w:rsidRPr="004B5241" w:rsidRDefault="00912E89" w:rsidP="00912E89">
      <w:pPr>
        <w:pStyle w:val="P-Regular"/>
        <w:jc w:val="center"/>
        <w:rPr>
          <w:ins w:id="470" w:author="Christopher Richard Kruger" w:date="2019-01-29T10:01:00Z"/>
          <w:b/>
        </w:rPr>
      </w:pPr>
      <w:proofErr w:type="spellStart"/>
      <w:ins w:id="471" w:author="Christopher Richard Kruger" w:date="2019-01-29T10:01:00Z">
        <w:r w:rsidRPr="004B5241">
          <w:rPr>
            <w:b/>
            <w:i/>
          </w:rPr>
          <w:t>dist</w:t>
        </w:r>
        <w:proofErr w:type="spellEnd"/>
        <w:r w:rsidRPr="004B5241">
          <w:rPr>
            <w:b/>
            <w:i/>
          </w:rPr>
          <w:t>(</w:t>
        </w:r>
        <w:proofErr w:type="spellStart"/>
        <w:proofErr w:type="gramStart"/>
        <w:r w:rsidRPr="004B5241">
          <w:rPr>
            <w:b/>
            <w:i/>
          </w:rPr>
          <w:t>a,b</w:t>
        </w:r>
        <w:proofErr w:type="spellEnd"/>
        <w:proofErr w:type="gramEnd"/>
        <w:r w:rsidRPr="004B5241">
          <w:rPr>
            <w:b/>
            <w:i/>
          </w:rPr>
          <w:t xml:space="preserve">) = </w:t>
        </w:r>
        <w:r w:rsidRPr="004B5241">
          <w:rPr>
            <w:b/>
          </w:rPr>
          <w:t xml:space="preserve">min( </w:t>
        </w:r>
        <w:proofErr w:type="spellStart"/>
        <w:r w:rsidRPr="004B5241">
          <w:rPr>
            <w:b/>
          </w:rPr>
          <w:t>dist</w:t>
        </w:r>
        <w:proofErr w:type="spellEnd"/>
        <w:r w:rsidRPr="004B5241">
          <w:rPr>
            <w:b/>
          </w:rPr>
          <w:t>( a[</w:t>
        </w:r>
        <w:proofErr w:type="spellStart"/>
        <w:r w:rsidRPr="004B5241">
          <w:rPr>
            <w:b/>
          </w:rPr>
          <w:t>i</w:t>
        </w:r>
        <w:proofErr w:type="spellEnd"/>
        <w:r w:rsidRPr="004B5241">
          <w:rPr>
            <w:b/>
          </w:rPr>
          <w:t>]), b[j] ) )</w:t>
        </w:r>
      </w:ins>
    </w:p>
    <w:p w14:paraId="77FABEB9" w14:textId="77777777" w:rsidR="00912E89" w:rsidRDefault="00912E89" w:rsidP="00912E89">
      <w:pPr>
        <w:pStyle w:val="P-Regular"/>
        <w:rPr>
          <w:ins w:id="472" w:author="Christopher Richard Kruger" w:date="2019-01-29T10:01:00Z"/>
        </w:rPr>
      </w:pPr>
      <w:ins w:id="473" w:author="Christopher Richard Kruger" w:date="2019-01-29T10:01:00Z">
        <w:r>
          <w:t>Complete Linkage can be seen as opposite of Single Linkage and works by finding the maximal distance between a pair of points between two clusters as its criteria for linkage. Said another way, it works by combining clusters based on the furthest points between the two clusters. Mathematically this is expressed as:</w:t>
        </w:r>
      </w:ins>
    </w:p>
    <w:p w14:paraId="6973BBF6" w14:textId="77777777" w:rsidR="00912E89" w:rsidRPr="004B5241" w:rsidRDefault="00912E89" w:rsidP="00912E89">
      <w:pPr>
        <w:pStyle w:val="P-Regular"/>
        <w:jc w:val="center"/>
        <w:rPr>
          <w:ins w:id="474" w:author="Christopher Richard Kruger" w:date="2019-01-29T10:01:00Z"/>
          <w:b/>
        </w:rPr>
      </w:pPr>
      <w:proofErr w:type="spellStart"/>
      <w:ins w:id="475" w:author="Christopher Richard Kruger" w:date="2019-01-29T10:01:00Z">
        <w:r w:rsidRPr="004B5241">
          <w:rPr>
            <w:b/>
            <w:i/>
          </w:rPr>
          <w:t>dist</w:t>
        </w:r>
        <w:proofErr w:type="spellEnd"/>
        <w:r w:rsidRPr="004B5241">
          <w:rPr>
            <w:b/>
            <w:i/>
          </w:rPr>
          <w:t>(</w:t>
        </w:r>
        <w:proofErr w:type="spellStart"/>
        <w:proofErr w:type="gramStart"/>
        <w:r w:rsidRPr="004B5241">
          <w:rPr>
            <w:b/>
            <w:i/>
          </w:rPr>
          <w:t>a,b</w:t>
        </w:r>
        <w:proofErr w:type="spellEnd"/>
        <w:proofErr w:type="gramEnd"/>
        <w:r w:rsidRPr="004B5241">
          <w:rPr>
            <w:b/>
            <w:i/>
          </w:rPr>
          <w:t xml:space="preserve">) = </w:t>
        </w:r>
        <w:r w:rsidRPr="004B5241">
          <w:rPr>
            <w:b/>
          </w:rPr>
          <w:t xml:space="preserve">max( </w:t>
        </w:r>
        <w:proofErr w:type="spellStart"/>
        <w:r w:rsidRPr="004B5241">
          <w:rPr>
            <w:b/>
          </w:rPr>
          <w:t>dist</w:t>
        </w:r>
        <w:proofErr w:type="spellEnd"/>
        <w:r w:rsidRPr="004B5241">
          <w:rPr>
            <w:b/>
          </w:rPr>
          <w:t>( a[</w:t>
        </w:r>
        <w:proofErr w:type="spellStart"/>
        <w:r w:rsidRPr="004B5241">
          <w:rPr>
            <w:b/>
          </w:rPr>
          <w:t>i</w:t>
        </w:r>
        <w:proofErr w:type="spellEnd"/>
        <w:r w:rsidRPr="004B5241">
          <w:rPr>
            <w:b/>
          </w:rPr>
          <w:t>]), b[j] ) )</w:t>
        </w:r>
      </w:ins>
    </w:p>
    <w:p w14:paraId="65373C34" w14:textId="7360663F" w:rsidR="00912E89" w:rsidRDefault="00912E89" w:rsidP="00912E89">
      <w:pPr>
        <w:pStyle w:val="P-Regular"/>
        <w:rPr>
          <w:ins w:id="476" w:author="Christopher Richard Kruger" w:date="2019-01-29T10:02:00Z"/>
        </w:rPr>
      </w:pPr>
      <w:ins w:id="477" w:author="Christopher Richard Kruger" w:date="2019-01-29T10:01:00Z">
        <w:r>
          <w:t>Determining what linkage criteria is best for your problem is as much art as science and is heavily dependent on your particular data set. One reason to choose Single Linkage is that your data are closely similar in a nearest neighbor sense, and when there are differences the data is extremely dissimilar. Since Single Linkage works by finding closest points it will not be affected by these distant outliers. Conversely, Complete Linkage may be a better option if your data is distant from each other inter-cluster, however it is quite dense intra-cluster. Centroid Linkage has similar benefits but falls apart if the data is very noisy and there are less clearly defined “centers” of clusters. Typically, the best approach is to try a few different linkage criteria options and see which fits your data in a way that’s most relevant to your goals.</w:t>
        </w:r>
      </w:ins>
    </w:p>
    <w:p w14:paraId="74C5E099" w14:textId="023C839F" w:rsidR="009D734B" w:rsidRDefault="009D734B" w:rsidP="009D734B">
      <w:pPr>
        <w:pStyle w:val="H2-General"/>
        <w:rPr>
          <w:ins w:id="478" w:author="Christopher Richard Kruger" w:date="2019-01-29T10:02:00Z"/>
        </w:rPr>
      </w:pPr>
      <w:ins w:id="479" w:author="Christopher Richard Kruger" w:date="2019-01-29T10:02:00Z">
        <w:r>
          <w:t xml:space="preserve">Activity </w:t>
        </w:r>
        <w:r>
          <w:t>1</w:t>
        </w:r>
        <w:r>
          <w:t xml:space="preserve">: </w:t>
        </w:r>
      </w:ins>
      <w:ins w:id="480" w:author="Christopher Richard Kruger" w:date="2019-01-29T10:08:00Z">
        <w:r>
          <w:t>Linkage Criteria</w:t>
        </w:r>
      </w:ins>
    </w:p>
    <w:p w14:paraId="66464949" w14:textId="77777777" w:rsidR="009D734B" w:rsidRDefault="009D734B" w:rsidP="009D734B">
      <w:pPr>
        <w:pStyle w:val="P-Regular"/>
        <w:rPr>
          <w:ins w:id="481" w:author="Christopher Richard Kruger" w:date="2019-01-29T10:02:00Z"/>
        </w:rPr>
      </w:pPr>
      <w:ins w:id="482" w:author="Christopher Richard Kruger" w:date="2019-01-29T10:02:00Z">
        <w:r w:rsidRPr="009D734B">
          <w:rPr>
            <w:b/>
            <w:rPrChange w:id="483" w:author="Christopher Richard Kruger" w:date="2019-01-29T10:04:00Z">
              <w:rPr/>
            </w:rPrChange>
          </w:rPr>
          <w:t>Scenario:</w:t>
        </w:r>
        <w:r>
          <w:t xml:space="preserve"> You are given a data set without prior background information and are requested to find the hierarchical clustering linkage that fits it the best. </w:t>
        </w:r>
      </w:ins>
    </w:p>
    <w:p w14:paraId="5579A3FA" w14:textId="2B86E4B6" w:rsidR="009D734B" w:rsidRPr="009E72E9" w:rsidRDefault="009D734B" w:rsidP="00912E89">
      <w:pPr>
        <w:pStyle w:val="P-Regular"/>
        <w:rPr>
          <w:ins w:id="484" w:author="Christopher Richard Kruger" w:date="2019-01-26T12:22:00Z"/>
          <w:rPrChange w:id="485" w:author="Christopher Richard Kruger" w:date="2019-01-26T12:22:00Z">
            <w:rPr>
              <w:ins w:id="486" w:author="Christopher Richard Kruger" w:date="2019-01-26T12:22:00Z"/>
            </w:rPr>
          </w:rPrChange>
        </w:rPr>
        <w:pPrChange w:id="487" w:author="Christopher Richard Kruger" w:date="2019-01-29T09:52:00Z">
          <w:pPr>
            <w:pStyle w:val="H2-General"/>
          </w:pPr>
        </w:pPrChange>
      </w:pPr>
      <w:ins w:id="488" w:author="Christopher Richard Kruger" w:date="2019-01-29T10:02:00Z">
        <w:r w:rsidRPr="009D734B">
          <w:rPr>
            <w:b/>
            <w:rPrChange w:id="489" w:author="Christopher Richard Kruger" w:date="2019-01-29T10:04:00Z">
              <w:rPr/>
            </w:rPrChange>
          </w:rPr>
          <w:t>Aim:</w:t>
        </w:r>
        <w:r>
          <w:t xml:space="preserve"> Given what you’ve learned about </w:t>
        </w:r>
      </w:ins>
      <w:ins w:id="490" w:author="Christopher Richard Kruger" w:date="2019-01-29T10:03:00Z">
        <w:r>
          <w:t xml:space="preserve">Agglomerative Clustering with </w:t>
        </w:r>
      </w:ins>
      <w:ins w:id="491" w:author="Christopher Richard Kruger" w:date="2019-01-29T10:02:00Z">
        <w:r>
          <w:t>Centroid Linkage, evaluate the remaining Linkage types and consider when you would use each in practice.</w:t>
        </w:r>
      </w:ins>
    </w:p>
    <w:p w14:paraId="4B3F4859" w14:textId="57CABA2B" w:rsidR="00D41DFE" w:rsidDel="009E72E9" w:rsidRDefault="00D71220" w:rsidP="00123998">
      <w:pPr>
        <w:pStyle w:val="P-Regular"/>
        <w:rPr>
          <w:del w:id="492" w:author="Christopher Richard Kruger" w:date="2019-01-26T12:19:00Z"/>
        </w:rPr>
      </w:pPr>
      <w:ins w:id="493" w:author="Rutuja Yerunkar" w:date="2018-11-22T15:47:00Z">
        <w:del w:id="494" w:author="Christopher Richard Kruger" w:date="2019-01-26T12:19:00Z">
          <w:r w:rsidDel="009E72E9">
            <w:delText xml:space="preserve">Scenario: </w:delText>
          </w:r>
        </w:del>
      </w:ins>
      <w:ins w:id="495" w:author="Rutuja Yerunkar" w:date="2018-11-22T15:59:00Z">
        <w:del w:id="496" w:author="Christopher Richard Kruger" w:date="2019-01-26T12:19:00Z">
          <w:r w:rsidR="00805F34" w:rsidDel="009E72E9">
            <w:delText>You are given two-dimensional plots. P</w:delText>
          </w:r>
        </w:del>
      </w:ins>
      <w:ins w:id="497" w:author="Rutuja Yerunkar" w:date="2018-11-22T14:33:00Z">
        <w:del w:id="498" w:author="Christopher Richard Kruger" w:date="2019-01-26T12:19:00Z">
          <w:r w:rsidR="00805F34" w:rsidDel="009E72E9">
            <w:delText>lease look at the provided two</w:delText>
          </w:r>
          <w:r w:rsidR="00123998" w:rsidDel="009E72E9">
            <w:delText xml:space="preserve">-dimensional graphs and </w:delText>
          </w:r>
        </w:del>
      </w:ins>
      <w:ins w:id="499" w:author="Rutuja Yerunkar" w:date="2018-11-22T15:59:00Z">
        <w:del w:id="500" w:author="Christopher Richard Kruger" w:date="2019-01-26T12:19:00Z">
          <w:r w:rsidR="00805F34" w:rsidDel="009E72E9">
            <w:delText>identify the</w:delText>
          </w:r>
        </w:del>
      </w:ins>
      <w:ins w:id="501" w:author="Rutuja Yerunkar" w:date="2018-11-22T16:00:00Z">
        <w:del w:id="502" w:author="Christopher Richard Kruger" w:date="2019-01-26T12:19:00Z">
          <w:r w:rsidR="00805F34" w:rsidDel="009E72E9">
            <w:delText xml:space="preserve"> cluster</w:delText>
          </w:r>
        </w:del>
      </w:ins>
      <w:ins w:id="503" w:author="Rutuja Yerunkar" w:date="2018-11-22T16:01:00Z">
        <w:del w:id="504" w:author="Christopher Richard Kruger" w:date="2019-01-26T12:19:00Z">
          <w:r w:rsidR="00805F34" w:rsidDel="009E72E9">
            <w:delText>s, to drive the point home that machine learning is important</w:delText>
          </w:r>
        </w:del>
      </w:ins>
    </w:p>
    <w:p w14:paraId="55C7649C" w14:textId="6F3DE153" w:rsidR="00123998" w:rsidDel="009E72E9" w:rsidRDefault="00D41DFE" w:rsidP="00123998">
      <w:pPr>
        <w:pStyle w:val="P-Regular"/>
        <w:rPr>
          <w:ins w:id="505" w:author="Rutuja Yerunkar" w:date="2018-11-22T14:33:00Z"/>
          <w:del w:id="506" w:author="Christopher Richard Kruger" w:date="2019-01-26T12:19:00Z"/>
        </w:rPr>
      </w:pPr>
      <w:del w:id="507" w:author="Christopher Richard Kruger" w:date="2019-01-26T12:19:00Z">
        <w:r w:rsidDel="009E72E9">
          <w:delText xml:space="preserve">Aim: </w:delText>
        </w:r>
      </w:del>
      <w:del w:id="508" w:author="Christopher Richard Kruger" w:date="2019-01-15T15:10:00Z">
        <w:r w:rsidRPr="00AB477E" w:rsidDel="004434DF">
          <w:rPr>
            <w:b/>
            <w:rPrChange w:id="509" w:author="Christopher Richard Kruger" w:date="2019-01-15T16:09:00Z">
              <w:rPr/>
            </w:rPrChange>
          </w:rPr>
          <w:delText>To</w:delText>
        </w:r>
      </w:del>
      <w:ins w:id="510" w:author="Rutuja Yerunkar" w:date="2018-11-22T15:47:00Z">
        <w:del w:id="511" w:author="Christopher Richard Kruger" w:date="2019-01-15T15:10:00Z">
          <w:r w:rsidR="00A42F85" w:rsidRPr="00AB477E" w:rsidDel="004434DF">
            <w:rPr>
              <w:b/>
              <w:rPrChange w:id="512" w:author="Christopher Richard Kruger" w:date="2019-01-15T16:09:00Z">
                <w:rPr/>
              </w:rPrChange>
            </w:rPr>
            <w:delText xml:space="preserve"> </w:delText>
          </w:r>
        </w:del>
      </w:ins>
      <w:ins w:id="513" w:author="Rutuja Yerunkar" w:date="2018-11-22T14:33:00Z">
        <w:del w:id="514" w:author="Christopher Richard Kruger" w:date="2019-01-26T12:19:00Z">
          <w:r w:rsidR="00123998" w:rsidDel="009E72E9">
            <w:delText>identify where</w:delText>
          </w:r>
          <w:r w:rsidR="00A42F85" w:rsidDel="009E72E9">
            <w:delText xml:space="preserve"> the clusters exist in the data.</w:delText>
          </w:r>
        </w:del>
      </w:ins>
    </w:p>
    <w:p w14:paraId="5D6B8C30" w14:textId="33FA28DC" w:rsidR="00123998" w:rsidDel="009E72E9" w:rsidRDefault="00123998" w:rsidP="0005650F">
      <w:pPr>
        <w:pStyle w:val="P-Regular"/>
        <w:rPr>
          <w:ins w:id="515" w:author="Rutuja Yerunkar" w:date="2018-11-22T14:33:00Z"/>
          <w:del w:id="516" w:author="Christopher Richard Kruger" w:date="2019-01-26T12:19:00Z"/>
        </w:rPr>
      </w:pPr>
    </w:p>
    <w:p w14:paraId="19A0B732" w14:textId="1392E3B6" w:rsidR="00323F5D" w:rsidDel="009E72E9" w:rsidRDefault="00123998">
      <w:pPr>
        <w:pStyle w:val="P-Regular"/>
        <w:jc w:val="center"/>
        <w:rPr>
          <w:ins w:id="517" w:author="Rutuja Yerunkar" w:date="2018-11-22T16:38:00Z"/>
          <w:del w:id="518" w:author="Christopher Richard Kruger" w:date="2019-01-26T12:19:00Z"/>
          <w:noProof/>
        </w:rPr>
        <w:pPrChange w:id="519" w:author="Christopher Richard Kruger" w:date="2018-11-23T11:33:00Z">
          <w:pPr>
            <w:pStyle w:val="P-Regular"/>
          </w:pPr>
        </w:pPrChange>
      </w:pPr>
      <w:ins w:id="520" w:author="Rutuja Yerunkar" w:date="2018-11-22T14:33:00Z">
        <w:del w:id="521" w:author="Christopher Richard Kruger" w:date="2019-01-26T12:19:00Z">
          <w:r w:rsidRPr="00A67081" w:rsidDel="009E72E9">
            <w:rPr>
              <w:noProof/>
              <w:lang w:val="en-IN" w:eastAsia="en-IN"/>
            </w:rPr>
            <w:drawing>
              <wp:inline distT="0" distB="0" distL="0" distR="0" wp14:anchorId="22230479" wp14:editId="346F4CBB">
                <wp:extent cx="3156238" cy="20839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6015" cy="2110246"/>
                        </a:xfrm>
                        <a:prstGeom prst="rect">
                          <a:avLst/>
                        </a:prstGeom>
                      </pic:spPr>
                    </pic:pic>
                  </a:graphicData>
                </a:graphic>
              </wp:inline>
            </w:drawing>
          </w:r>
        </w:del>
      </w:ins>
    </w:p>
    <w:p w14:paraId="12061555" w14:textId="40694BC4" w:rsidR="00323F5D" w:rsidDel="009E72E9" w:rsidRDefault="00323F5D">
      <w:pPr>
        <w:pStyle w:val="IMG-Caption"/>
        <w:rPr>
          <w:ins w:id="522" w:author="Rutuja Yerunkar" w:date="2018-11-22T16:37:00Z"/>
          <w:del w:id="523" w:author="Christopher Richard Kruger" w:date="2019-01-26T12:19:00Z"/>
          <w:noProof/>
          <w:lang w:val="en-IN" w:eastAsia="en-IN"/>
        </w:rPr>
        <w:pPrChange w:id="524" w:author="Christopher Richard Kruger" w:date="2019-01-17T10:46:00Z">
          <w:pPr>
            <w:pStyle w:val="P-Regular"/>
          </w:pPr>
        </w:pPrChange>
      </w:pPr>
      <w:ins w:id="525" w:author="Rutuja Yerunkar" w:date="2018-11-22T16:38:00Z">
        <w:del w:id="526" w:author="Christopher Richard Kruger" w:date="2019-01-26T12:19:00Z">
          <w:r w:rsidDel="009E72E9">
            <w:rPr>
              <w:noProof/>
            </w:rPr>
            <w:delText xml:space="preserve">Figure1.5 Two-dimensional </w:delText>
          </w:r>
        </w:del>
      </w:ins>
      <w:ins w:id="527" w:author="Rutuja Yerunkar" w:date="2018-11-22T16:39:00Z">
        <w:del w:id="528" w:author="Christopher Richard Kruger" w:date="2019-01-26T12:19:00Z">
          <w:r w:rsidDel="009E72E9">
            <w:rPr>
              <w:noProof/>
            </w:rPr>
            <w:delText>s</w:delText>
          </w:r>
        </w:del>
      </w:ins>
      <w:ins w:id="529" w:author="Rutuja Yerunkar" w:date="2018-11-22T16:38:00Z">
        <w:del w:id="530" w:author="Christopher Richard Kruger" w:date="2019-01-26T12:19:00Z">
          <w:r w:rsidDel="009E72E9">
            <w:rPr>
              <w:noProof/>
            </w:rPr>
            <w:delText>catter-plot</w:delText>
          </w:r>
        </w:del>
      </w:ins>
    </w:p>
    <w:p w14:paraId="01EDED46" w14:textId="332F76DF" w:rsidR="00123998" w:rsidDel="009C4699" w:rsidRDefault="00123998">
      <w:pPr>
        <w:pStyle w:val="P-Regular"/>
        <w:jc w:val="center"/>
        <w:rPr>
          <w:ins w:id="531" w:author="Rutuja Yerunkar" w:date="2018-11-22T16:39:00Z"/>
          <w:del w:id="532" w:author="Christopher Richard Kruger" w:date="2018-11-22T16:38:00Z"/>
        </w:rPr>
        <w:pPrChange w:id="533" w:author="Christopher Richard Kruger" w:date="2018-11-23T11:33:00Z">
          <w:pPr>
            <w:pStyle w:val="P-Regular"/>
          </w:pPr>
        </w:pPrChange>
      </w:pPr>
      <w:ins w:id="534" w:author="Rutuja Yerunkar" w:date="2018-11-22T14:33:00Z">
        <w:del w:id="535" w:author="Christopher Richard Kruger" w:date="2018-11-22T16:38:00Z">
          <w:r w:rsidRPr="00A67081" w:rsidDel="009C4699">
            <w:rPr>
              <w:noProof/>
              <w:lang w:val="en-IN" w:eastAsia="en-IN"/>
            </w:rPr>
            <w:drawing>
              <wp:inline distT="0" distB="0" distL="0" distR="0" wp14:anchorId="2CDF734F" wp14:editId="3EF024E0">
                <wp:extent cx="3165210" cy="2083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7158" cy="2118184"/>
                        </a:xfrm>
                        <a:prstGeom prst="rect">
                          <a:avLst/>
                        </a:prstGeom>
                      </pic:spPr>
                    </pic:pic>
                  </a:graphicData>
                </a:graphic>
              </wp:inline>
            </w:drawing>
          </w:r>
        </w:del>
      </w:ins>
    </w:p>
    <w:p w14:paraId="32EAD5D6" w14:textId="0F35A826" w:rsidR="00323F5D" w:rsidDel="009C4699" w:rsidRDefault="00323F5D">
      <w:pPr>
        <w:pStyle w:val="P-Regular"/>
        <w:jc w:val="center"/>
        <w:rPr>
          <w:ins w:id="536" w:author="Rutuja Yerunkar" w:date="2018-11-22T14:33:00Z"/>
          <w:del w:id="537" w:author="Christopher Richard Kruger" w:date="2018-11-22T16:38:00Z"/>
        </w:rPr>
        <w:pPrChange w:id="538" w:author="Christopher Richard Kruger" w:date="2018-11-23T11:33:00Z">
          <w:pPr>
            <w:pStyle w:val="P-Regular"/>
          </w:pPr>
        </w:pPrChange>
      </w:pPr>
      <w:ins w:id="539" w:author="Rutuja Yerunkar" w:date="2018-11-22T16:39:00Z">
        <w:del w:id="540" w:author="Christopher Richard Kruger" w:date="2018-11-22T16:38:00Z">
          <w:r w:rsidDel="009C4699">
            <w:rPr>
              <w:noProof/>
            </w:rPr>
            <w:delText>Figure1.6 Two-dimensional scatter-plot</w:delText>
          </w:r>
        </w:del>
      </w:ins>
    </w:p>
    <w:p w14:paraId="1FB4561F" w14:textId="228C87EE" w:rsidR="00123998" w:rsidDel="009E72E9" w:rsidRDefault="00123998">
      <w:pPr>
        <w:pStyle w:val="P-Regular"/>
        <w:jc w:val="center"/>
        <w:rPr>
          <w:ins w:id="541" w:author="Rutuja Yerunkar" w:date="2018-11-22T14:33:00Z"/>
          <w:del w:id="542" w:author="Christopher Richard Kruger" w:date="2019-01-26T12:19:00Z"/>
        </w:rPr>
        <w:pPrChange w:id="543" w:author="Christopher Richard Kruger" w:date="2018-11-23T11:33:00Z">
          <w:pPr>
            <w:pStyle w:val="P-Regular"/>
          </w:pPr>
        </w:pPrChange>
      </w:pPr>
    </w:p>
    <w:p w14:paraId="42E040A9" w14:textId="6EB928AF" w:rsidR="00323F5D" w:rsidDel="009E72E9" w:rsidRDefault="00123998">
      <w:pPr>
        <w:pStyle w:val="P-Regular"/>
        <w:jc w:val="center"/>
        <w:rPr>
          <w:ins w:id="544" w:author="Rutuja Yerunkar" w:date="2018-11-22T16:39:00Z"/>
          <w:del w:id="545" w:author="Christopher Richard Kruger" w:date="2019-01-26T12:19:00Z"/>
          <w:noProof/>
        </w:rPr>
        <w:pPrChange w:id="546" w:author="Christopher Richard Kruger" w:date="2018-11-23T11:33:00Z">
          <w:pPr>
            <w:pStyle w:val="P-Regular"/>
          </w:pPr>
        </w:pPrChange>
      </w:pPr>
      <w:ins w:id="547" w:author="Rutuja Yerunkar" w:date="2018-11-22T14:33:00Z">
        <w:del w:id="548" w:author="Christopher Richard Kruger" w:date="2019-01-26T12:19:00Z">
          <w:r w:rsidRPr="00A67081" w:rsidDel="009E72E9">
            <w:rPr>
              <w:noProof/>
              <w:lang w:val="en-IN" w:eastAsia="en-IN"/>
            </w:rPr>
            <w:drawing>
              <wp:inline distT="0" distB="0" distL="0" distR="0" wp14:anchorId="19532BB1" wp14:editId="26BFEF8E">
                <wp:extent cx="3101530" cy="20201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2595" cy="2053447"/>
                        </a:xfrm>
                        <a:prstGeom prst="rect">
                          <a:avLst/>
                        </a:prstGeom>
                      </pic:spPr>
                    </pic:pic>
                  </a:graphicData>
                </a:graphic>
              </wp:inline>
            </w:drawing>
          </w:r>
        </w:del>
      </w:ins>
    </w:p>
    <w:p w14:paraId="4C949267" w14:textId="0AEE9BC3" w:rsidR="00323F5D" w:rsidDel="009E72E9" w:rsidRDefault="00323F5D">
      <w:pPr>
        <w:pStyle w:val="IMG-Caption"/>
        <w:rPr>
          <w:ins w:id="549" w:author="Rutuja Yerunkar" w:date="2018-11-22T16:37:00Z"/>
          <w:del w:id="550" w:author="Christopher Richard Kruger" w:date="2019-01-26T12:19:00Z"/>
          <w:noProof/>
          <w:lang w:val="en-IN" w:eastAsia="en-IN"/>
        </w:rPr>
        <w:pPrChange w:id="551" w:author="Christopher Richard Kruger" w:date="2019-01-17T10:46:00Z">
          <w:pPr>
            <w:pStyle w:val="P-Regular"/>
          </w:pPr>
        </w:pPrChange>
      </w:pPr>
      <w:ins w:id="552" w:author="Rutuja Yerunkar" w:date="2018-11-22T16:39:00Z">
        <w:del w:id="553" w:author="Christopher Richard Kruger" w:date="2019-01-26T12:19:00Z">
          <w:r w:rsidDel="009E72E9">
            <w:rPr>
              <w:noProof/>
            </w:rPr>
            <w:delText>Figure1.</w:delText>
          </w:r>
        </w:del>
        <w:del w:id="554" w:author="Christopher Richard Kruger" w:date="2018-11-22T16:38:00Z">
          <w:r w:rsidDel="009C4699">
            <w:rPr>
              <w:noProof/>
            </w:rPr>
            <w:delText>7</w:delText>
          </w:r>
        </w:del>
        <w:del w:id="555" w:author="Christopher Richard Kruger" w:date="2019-01-26T12:19:00Z">
          <w:r w:rsidDel="009E72E9">
            <w:rPr>
              <w:noProof/>
            </w:rPr>
            <w:delText xml:space="preserve"> Two-dimensional scatter-plot</w:delText>
          </w:r>
        </w:del>
      </w:ins>
    </w:p>
    <w:p w14:paraId="6458A5E0" w14:textId="7EDA4B92" w:rsidR="00123998" w:rsidDel="009E72E9" w:rsidRDefault="00123998">
      <w:pPr>
        <w:pStyle w:val="P-Regular"/>
        <w:jc w:val="center"/>
        <w:rPr>
          <w:ins w:id="556" w:author="Rutuja Yerunkar" w:date="2018-11-22T16:39:00Z"/>
          <w:del w:id="557" w:author="Christopher Richard Kruger" w:date="2019-01-26T12:19:00Z"/>
          <w:noProof/>
        </w:rPr>
        <w:pPrChange w:id="558" w:author="Christopher Richard Kruger" w:date="2018-11-23T11:33:00Z">
          <w:pPr>
            <w:pStyle w:val="P-Regular"/>
          </w:pPr>
        </w:pPrChange>
      </w:pPr>
      <w:ins w:id="559" w:author="Rutuja Yerunkar" w:date="2018-11-22T14:33:00Z">
        <w:del w:id="560" w:author="Christopher Richard Kruger" w:date="2018-11-22T16:38:00Z">
          <w:r w:rsidRPr="00A67081" w:rsidDel="009C4699">
            <w:rPr>
              <w:noProof/>
              <w:lang w:val="en-IN" w:eastAsia="en-IN"/>
            </w:rPr>
            <w:drawing>
              <wp:inline distT="0" distB="0" distL="0" distR="0" wp14:anchorId="2C55F4A7" wp14:editId="608A4529">
                <wp:extent cx="3101340" cy="200329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6188" cy="2038727"/>
                        </a:xfrm>
                        <a:prstGeom prst="rect">
                          <a:avLst/>
                        </a:prstGeom>
                      </pic:spPr>
                    </pic:pic>
                  </a:graphicData>
                </a:graphic>
              </wp:inline>
            </w:drawing>
          </w:r>
        </w:del>
      </w:ins>
    </w:p>
    <w:p w14:paraId="32FA5729" w14:textId="082D0F72" w:rsidR="00323F5D" w:rsidDel="009C4699" w:rsidRDefault="00323F5D">
      <w:pPr>
        <w:pStyle w:val="P-Regular"/>
        <w:jc w:val="center"/>
        <w:rPr>
          <w:ins w:id="561" w:author="Rutuja Yerunkar" w:date="2018-11-22T14:33:00Z"/>
          <w:del w:id="562" w:author="Christopher Richard Kruger" w:date="2018-11-22T16:39:00Z"/>
          <w:noProof/>
        </w:rPr>
        <w:pPrChange w:id="563" w:author="Christopher Richard Kruger" w:date="2018-11-23T11:33:00Z">
          <w:pPr>
            <w:pStyle w:val="P-Regular"/>
          </w:pPr>
        </w:pPrChange>
      </w:pPr>
      <w:ins w:id="564" w:author="Rutuja Yerunkar" w:date="2018-11-22T16:39:00Z">
        <w:del w:id="565" w:author="Christopher Richard Kruger" w:date="2018-11-22T16:39:00Z">
          <w:r w:rsidDel="009C4699">
            <w:rPr>
              <w:noProof/>
            </w:rPr>
            <w:delText>Figure1.8 Two-dimensional scatter-plot</w:delText>
          </w:r>
        </w:del>
      </w:ins>
    </w:p>
    <w:p w14:paraId="737BADE6" w14:textId="6752F4A6" w:rsidR="00323F5D" w:rsidDel="009E72E9" w:rsidRDefault="00123998">
      <w:pPr>
        <w:pStyle w:val="P-Regular"/>
        <w:jc w:val="center"/>
        <w:rPr>
          <w:ins w:id="566" w:author="Rutuja Yerunkar" w:date="2018-11-22T16:39:00Z"/>
          <w:del w:id="567" w:author="Christopher Richard Kruger" w:date="2019-01-26T12:19:00Z"/>
          <w:noProof/>
          <w:lang w:val="en-IN" w:eastAsia="en-IN"/>
        </w:rPr>
        <w:pPrChange w:id="568" w:author="Christopher Richard Kruger" w:date="2018-11-23T11:33:00Z">
          <w:pPr>
            <w:pStyle w:val="P-Regular"/>
          </w:pPr>
        </w:pPrChange>
      </w:pPr>
      <w:ins w:id="569" w:author="Rutuja Yerunkar" w:date="2018-11-22T14:33:00Z">
        <w:del w:id="570" w:author="Christopher Richard Kruger" w:date="2019-01-26T12:19:00Z">
          <w:r w:rsidRPr="00A67081" w:rsidDel="009E72E9">
            <w:rPr>
              <w:noProof/>
              <w:lang w:val="en-IN" w:eastAsia="en-IN"/>
            </w:rPr>
            <w:drawing>
              <wp:inline distT="0" distB="0" distL="0" distR="0" wp14:anchorId="63EC2D20" wp14:editId="768C1A56">
                <wp:extent cx="3104707" cy="204145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1697" cy="2072348"/>
                        </a:xfrm>
                        <a:prstGeom prst="rect">
                          <a:avLst/>
                        </a:prstGeom>
                      </pic:spPr>
                    </pic:pic>
                  </a:graphicData>
                </a:graphic>
              </wp:inline>
            </w:drawing>
          </w:r>
        </w:del>
      </w:ins>
    </w:p>
    <w:p w14:paraId="7F010676" w14:textId="69C56420" w:rsidR="00367119" w:rsidDel="009E72E9" w:rsidRDefault="00323F5D">
      <w:pPr>
        <w:pStyle w:val="P-Regular"/>
        <w:jc w:val="center"/>
        <w:rPr>
          <w:ins w:id="571" w:author="Rutuja Yerunkar" w:date="2018-11-22T16:38:00Z"/>
          <w:del w:id="572" w:author="Christopher Richard Kruger" w:date="2019-01-26T12:19:00Z"/>
          <w:noProof/>
          <w:lang w:val="en-IN" w:eastAsia="en-IN"/>
        </w:rPr>
        <w:pPrChange w:id="573" w:author="Christopher Richard Kruger" w:date="2018-11-23T11:33:00Z">
          <w:pPr>
            <w:pStyle w:val="P-Regular"/>
          </w:pPr>
        </w:pPrChange>
      </w:pPr>
      <w:ins w:id="574" w:author="Rutuja Yerunkar" w:date="2018-11-22T16:39:00Z">
        <w:del w:id="575" w:author="Christopher Richard Kruger" w:date="2019-01-26T12:19:00Z">
          <w:r w:rsidDel="009E72E9">
            <w:rPr>
              <w:noProof/>
            </w:rPr>
            <w:delText>Figure1.</w:delText>
          </w:r>
        </w:del>
        <w:del w:id="576" w:author="Christopher Richard Kruger" w:date="2018-11-22T16:39:00Z">
          <w:r w:rsidDel="009C4699">
            <w:rPr>
              <w:noProof/>
            </w:rPr>
            <w:delText>9</w:delText>
          </w:r>
        </w:del>
        <w:del w:id="577" w:author="Christopher Richard Kruger" w:date="2019-01-26T12:19:00Z">
          <w:r w:rsidDel="009E72E9">
            <w:rPr>
              <w:noProof/>
            </w:rPr>
            <w:delText xml:space="preserve"> Two-dimensional scatter-plot</w:delText>
          </w:r>
        </w:del>
      </w:ins>
    </w:p>
    <w:p w14:paraId="37E05F36" w14:textId="2B409E18" w:rsidR="00123998" w:rsidDel="00367119" w:rsidRDefault="00123998" w:rsidP="0080424C">
      <w:pPr>
        <w:pStyle w:val="P-Regular"/>
        <w:rPr>
          <w:del w:id="578" w:author="Christopher Richard Kruger" w:date="2018-11-22T16:39:00Z"/>
        </w:rPr>
      </w:pPr>
      <w:ins w:id="579" w:author="Rutuja Yerunkar" w:date="2018-11-22T14:33:00Z">
        <w:del w:id="580" w:author="Christopher Richard Kruger" w:date="2018-11-22T16:38:00Z">
          <w:r w:rsidRPr="00A67081" w:rsidDel="009C4699">
            <w:rPr>
              <w:noProof/>
              <w:lang w:val="en-IN" w:eastAsia="en-IN"/>
            </w:rPr>
            <w:drawing>
              <wp:inline distT="0" distB="0" distL="0" distR="0" wp14:anchorId="77DB3CCA" wp14:editId="2F578C16">
                <wp:extent cx="3124956" cy="205208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41179" cy="2062736"/>
                        </a:xfrm>
                        <a:prstGeom prst="rect">
                          <a:avLst/>
                        </a:prstGeom>
                      </pic:spPr>
                    </pic:pic>
                  </a:graphicData>
                </a:graphic>
              </wp:inline>
            </w:drawing>
          </w:r>
        </w:del>
      </w:ins>
    </w:p>
    <w:p w14:paraId="53DAD279" w14:textId="52C773BD" w:rsidR="00323F5D" w:rsidDel="009C4699" w:rsidRDefault="00323F5D" w:rsidP="00123998">
      <w:pPr>
        <w:pStyle w:val="P-Regular"/>
        <w:rPr>
          <w:ins w:id="581" w:author="Rutuja Yerunkar" w:date="2018-11-22T14:33:00Z"/>
          <w:del w:id="582" w:author="Christopher Richard Kruger" w:date="2018-11-22T16:39:00Z"/>
        </w:rPr>
      </w:pPr>
      <w:ins w:id="583" w:author="Rutuja Yerunkar" w:date="2018-11-22T16:39:00Z">
        <w:del w:id="584" w:author="Christopher Richard Kruger" w:date="2018-11-22T16:39:00Z">
          <w:r w:rsidDel="009C4699">
            <w:rPr>
              <w:noProof/>
            </w:rPr>
            <w:delText>Figure1.10 Two-dimensional scatter-plot</w:delText>
          </w:r>
        </w:del>
      </w:ins>
    </w:p>
    <w:p w14:paraId="35B1767B" w14:textId="3A29010C" w:rsidR="00123998" w:rsidDel="009E72E9" w:rsidRDefault="00123998" w:rsidP="0080424C">
      <w:pPr>
        <w:pStyle w:val="P-Regular"/>
        <w:rPr>
          <w:del w:id="585" w:author="Christopher Richard Kruger" w:date="2019-01-26T12:19:00Z"/>
        </w:rPr>
      </w:pPr>
    </w:p>
    <w:p w14:paraId="77761F18" w14:textId="77777777" w:rsidR="00245420" w:rsidRDefault="00245420" w:rsidP="00245420">
      <w:pPr>
        <w:pStyle w:val="H2-General"/>
        <w:rPr>
          <w:ins w:id="586" w:author="Christopher Richard Kruger" w:date="2019-01-26T16:27:00Z"/>
        </w:rPr>
      </w:pPr>
      <w:ins w:id="587" w:author="Christopher Richard Kruger" w:date="2019-01-26T16:27:00Z">
        <w:r>
          <w:t>Hierarchical Clustering Attributes: Agglomerative vs Divisive</w:t>
        </w:r>
      </w:ins>
    </w:p>
    <w:p w14:paraId="2A60596E" w14:textId="2F02F2F6" w:rsidR="001050ED" w:rsidRDefault="00245420" w:rsidP="001050ED">
      <w:pPr>
        <w:pStyle w:val="P-Regular"/>
        <w:rPr>
          <w:ins w:id="588" w:author="Christopher Richard Kruger" w:date="2019-01-26T16:35:00Z"/>
        </w:rPr>
      </w:pPr>
      <w:ins w:id="589" w:author="Christopher Richard Kruger" w:date="2019-01-26T16:32:00Z">
        <w:r>
          <w:t>Our instances of hierarchical clustering this far have all been agglomerative – built from the bottom up. While this is typically the most co</w:t>
        </w:r>
      </w:ins>
      <w:ins w:id="590" w:author="Christopher Richard Kruger" w:date="2019-01-26T16:33:00Z">
        <w:r>
          <w:t>mmon approach to this type of clustering, it is important to know that it is not the only way a hierarchy can be created. The opposite hierarchical approach, built form the top up, can also be used to cr</w:t>
        </w:r>
      </w:ins>
      <w:ins w:id="591" w:author="Christopher Richard Kruger" w:date="2019-01-26T16:34:00Z">
        <w:r>
          <w:t xml:space="preserve">eate your taxonomy. This approach is called Divisive Hierarchical Clustering and works by starting all data points in your set in one massive cluster. </w:t>
        </w:r>
      </w:ins>
      <w:ins w:id="592" w:author="Christopher Richard Kruger" w:date="2019-01-26T16:35:00Z">
        <w:r>
          <w:t>Many of the internal mechanics of the divisive approach prove to be quite similar to agglomerative.</w:t>
        </w:r>
      </w:ins>
    </w:p>
    <w:p w14:paraId="5FE4E73A" w14:textId="77777777" w:rsidR="001B1D74" w:rsidRDefault="001B1D74" w:rsidP="00245420">
      <w:pPr>
        <w:pStyle w:val="IMG-Caption"/>
        <w:rPr>
          <w:ins w:id="593" w:author="Christopher Richard Kruger" w:date="2019-01-28T17:28:00Z"/>
        </w:rPr>
      </w:pPr>
    </w:p>
    <w:p w14:paraId="0262BE49" w14:textId="122B661C" w:rsidR="00912E89" w:rsidRDefault="00912E89" w:rsidP="00245420">
      <w:pPr>
        <w:pStyle w:val="IMG-Caption"/>
        <w:rPr>
          <w:ins w:id="594" w:author="Christopher Richard Kruger" w:date="2019-01-29T10:00:00Z"/>
        </w:rPr>
      </w:pPr>
      <w:ins w:id="595" w:author="Christopher Richard Kruger" w:date="2019-01-29T10:00:00Z">
        <w:r w:rsidRPr="00912E89">
          <w:lastRenderedPageBreak/>
          <w:drawing>
            <wp:inline distT="0" distB="0" distL="0" distR="0" wp14:anchorId="25F8F0F4" wp14:editId="18E2C679">
              <wp:extent cx="5029200" cy="235441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2750" cy="2360754"/>
                      </a:xfrm>
                      <a:prstGeom prst="rect">
                        <a:avLst/>
                      </a:prstGeom>
                    </pic:spPr>
                  </pic:pic>
                </a:graphicData>
              </a:graphic>
            </wp:inline>
          </w:drawing>
        </w:r>
      </w:ins>
    </w:p>
    <w:p w14:paraId="1F2FA242" w14:textId="07CDEF51" w:rsidR="00245420" w:rsidRDefault="00245420" w:rsidP="00245420">
      <w:pPr>
        <w:pStyle w:val="IMG-Caption"/>
        <w:rPr>
          <w:ins w:id="596" w:author="Christopher Richard Kruger" w:date="2019-01-27T10:45:00Z"/>
        </w:rPr>
      </w:pPr>
      <w:ins w:id="597" w:author="Christopher Richard Kruger" w:date="2019-01-26T16:35:00Z">
        <w:r>
          <w:t>Figure 2</w:t>
        </w:r>
        <w:proofErr w:type="gramStart"/>
        <w:r>
          <w:t>. :</w:t>
        </w:r>
        <w:proofErr w:type="gramEnd"/>
        <w:r>
          <w:t xml:space="preserve"> Agglomerative vs Divisive Hierarchical Clustering</w:t>
        </w:r>
      </w:ins>
    </w:p>
    <w:p w14:paraId="03AAAB18" w14:textId="53782169" w:rsidR="009D734B" w:rsidRDefault="00D35645" w:rsidP="00D35645">
      <w:pPr>
        <w:pStyle w:val="P-Regular"/>
        <w:rPr>
          <w:ins w:id="598" w:author="Christopher Richard Kruger" w:date="2019-01-29T10:02:00Z"/>
        </w:rPr>
      </w:pPr>
      <w:ins w:id="599" w:author="Christopher Richard Kruger" w:date="2019-01-27T10:45:00Z">
        <w:r>
          <w:t>As with most problems in unsupervised learning, deciding the best approach is often highly depend</w:t>
        </w:r>
      </w:ins>
      <w:ins w:id="600" w:author="Christopher Richard Kruger" w:date="2019-01-27T10:46:00Z">
        <w:r>
          <w:t>ent on the problem you are faced with solving. In general</w:t>
        </w:r>
      </w:ins>
      <w:ins w:id="601" w:author="Christopher Richard Kruger" w:date="2019-01-27T10:48:00Z">
        <w:r>
          <w:t>,</w:t>
        </w:r>
      </w:ins>
      <w:ins w:id="602" w:author="Christopher Richard Kruger" w:date="2019-01-27T10:46:00Z">
        <w:r>
          <w:t xml:space="preserve"> it helps to think of Agglomerative as the bottoms-up approach and Divisive as the top-down approach – but how do they trade off in performance? Due to </w:t>
        </w:r>
      </w:ins>
      <w:ins w:id="603" w:author="Christopher Richard Kruger" w:date="2019-01-27T10:47:00Z">
        <w:r>
          <w:t xml:space="preserve">greedy nature seen in </w:t>
        </w:r>
      </w:ins>
      <w:ins w:id="604" w:author="Christopher Richard Kruger" w:date="2019-01-27T10:46:00Z">
        <w:r>
          <w:t>Agglomerative</w:t>
        </w:r>
      </w:ins>
      <w:ins w:id="605" w:author="Christopher Richard Kruger" w:date="2019-01-27T10:47:00Z">
        <w:r>
          <w:t xml:space="preserve">, it has the potential to be fooled by local neighbors and not see the larger implications of clusters it forms at any given time. On the flip side, Divisive has the </w:t>
        </w:r>
      </w:ins>
      <w:ins w:id="606" w:author="Christopher Richard Kruger" w:date="2019-01-27T10:48:00Z">
        <w:r>
          <w:t xml:space="preserve">benefit of seeing the entire data distribution as one from the beginning and choosing the best way to break down clusters. This insight into what the entire data set looks like is helpful for </w:t>
        </w:r>
      </w:ins>
      <w:ins w:id="607" w:author="Christopher Richard Kruger" w:date="2019-01-27T10:49:00Z">
        <w:r>
          <w:t>potentially creating more accurate clusters and should not be overlooked. Unfortunately, a top-down approach typically trades off greater accuracy with deeper complexity. In practice Agglomerative works most of the time and should be the preferred starting point when it comes to hiera</w:t>
        </w:r>
      </w:ins>
      <w:ins w:id="608" w:author="Christopher Richard Kruger" w:date="2019-01-27T10:50:00Z">
        <w:r>
          <w:t xml:space="preserve">rchical clustering. If after reviewing the </w:t>
        </w:r>
      </w:ins>
      <w:ins w:id="609" w:author="Christopher Richard Kruger" w:date="2019-01-27T10:52:00Z">
        <w:r w:rsidR="002C4521">
          <w:t>hierarchies,</w:t>
        </w:r>
      </w:ins>
      <w:ins w:id="610" w:author="Christopher Richard Kruger" w:date="2019-01-27T10:50:00Z">
        <w:r>
          <w:t xml:space="preserve"> you are unhappy with the results it may help to take the Divisive approach.</w:t>
        </w:r>
      </w:ins>
    </w:p>
    <w:p w14:paraId="01304787" w14:textId="65ACB230" w:rsidR="009D734B" w:rsidRDefault="009D734B" w:rsidP="009D734B">
      <w:pPr>
        <w:pStyle w:val="H2-General"/>
        <w:rPr>
          <w:ins w:id="611" w:author="Christopher Richard Kruger" w:date="2019-01-29T10:02:00Z"/>
        </w:rPr>
      </w:pPr>
      <w:ins w:id="612" w:author="Christopher Richard Kruger" w:date="2019-01-29T10:02:00Z">
        <w:r>
          <w:t xml:space="preserve">Exercise 2: </w:t>
        </w:r>
      </w:ins>
      <w:ins w:id="613" w:author="Christopher Richard Kruger" w:date="2019-01-29T10:09:00Z">
        <w:r>
          <w:t>Implementing Agglomerative Clustering with Sci-Kit Learn</w:t>
        </w:r>
      </w:ins>
    </w:p>
    <w:p w14:paraId="51E60A91" w14:textId="1CDB3F67" w:rsidR="009D734B" w:rsidRDefault="00271022" w:rsidP="00D35645">
      <w:pPr>
        <w:pStyle w:val="P-Regular"/>
        <w:rPr>
          <w:ins w:id="614" w:author="Christopher Richard Kruger" w:date="2019-01-29T10:16:00Z"/>
        </w:rPr>
      </w:pPr>
      <w:ins w:id="615" w:author="Christopher Richard Kruger" w:date="2019-01-29T10:13:00Z">
        <w:r>
          <w:t xml:space="preserve">In most real-world use cases you will likely find yourself implementing hierarchical clustering with a package that abstracts everything away, like Sci-Kit Learn. This approach makes the work much easier and should only be used when you </w:t>
        </w:r>
      </w:ins>
      <w:ins w:id="616" w:author="Christopher Richard Kruger" w:date="2019-01-29T10:16:00Z">
        <w:r w:rsidR="00F63535">
          <w:t>fully</w:t>
        </w:r>
      </w:ins>
      <w:ins w:id="617" w:author="Christopher Richard Kruger" w:date="2019-01-29T10:13:00Z">
        <w:r>
          <w:t xml:space="preserve"> understand how hierarchical clustering works from the prior sections!</w:t>
        </w:r>
      </w:ins>
    </w:p>
    <w:p w14:paraId="221C1255" w14:textId="0D02163D" w:rsidR="00F63535" w:rsidRDefault="00331F60" w:rsidP="00D35645">
      <w:pPr>
        <w:pStyle w:val="P-Regular"/>
        <w:rPr>
          <w:ins w:id="618" w:author="Christopher Richard Kruger" w:date="2019-01-29T10:40:00Z"/>
        </w:rPr>
      </w:pPr>
      <w:ins w:id="619" w:author="Christopher Richard Kruger" w:date="2019-01-29T10:39:00Z">
        <w:r>
          <w:t xml:space="preserve">As you saw </w:t>
        </w:r>
      </w:ins>
      <w:ins w:id="620" w:author="Christopher Richard Kruger" w:date="2019-01-29T10:40:00Z">
        <w:r>
          <w:t>in the K-Means chapter, Sci-Kit Learn makes implementation as easy as just a few lines of code:</w:t>
        </w:r>
      </w:ins>
    </w:p>
    <w:p w14:paraId="241BCE25" w14:textId="16F238B1" w:rsidR="00331F60" w:rsidRDefault="00331F60" w:rsidP="00331F60">
      <w:pPr>
        <w:pStyle w:val="P-Regular"/>
        <w:jc w:val="center"/>
        <w:rPr>
          <w:ins w:id="621" w:author="Christopher Richard Kruger" w:date="2019-01-29T10:40:00Z"/>
        </w:rPr>
      </w:pPr>
      <w:ins w:id="622" w:author="Christopher Richard Kruger" w:date="2019-01-29T10:41:00Z">
        <w:r w:rsidRPr="00331F60">
          <w:drawing>
            <wp:inline distT="0" distB="0" distL="0" distR="0" wp14:anchorId="6575AC4D" wp14:editId="4A35DCE0">
              <wp:extent cx="6858000" cy="7632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763270"/>
                      </a:xfrm>
                      <a:prstGeom prst="rect">
                        <a:avLst/>
                      </a:prstGeom>
                    </pic:spPr>
                  </pic:pic>
                </a:graphicData>
              </a:graphic>
            </wp:inline>
          </w:drawing>
        </w:r>
      </w:ins>
    </w:p>
    <w:p w14:paraId="7EF93FF4" w14:textId="3F3D87F9" w:rsidR="00331F60" w:rsidRDefault="00331F60" w:rsidP="00331F60">
      <w:pPr>
        <w:pStyle w:val="P-Regular"/>
        <w:rPr>
          <w:ins w:id="623" w:author="Christopher Richard Kruger" w:date="2019-01-29T10:42:00Z"/>
        </w:rPr>
      </w:pPr>
      <w:proofErr w:type="gramStart"/>
      <w:ins w:id="624" w:author="Christopher Richard Kruger" w:date="2019-01-29T10:40:00Z">
        <w:r>
          <w:t>First</w:t>
        </w:r>
        <w:proofErr w:type="gramEnd"/>
        <w:r>
          <w:t xml:space="preserve"> we assign the model to variable ‘ac’ passing in parameters </w:t>
        </w:r>
      </w:ins>
      <w:ins w:id="625" w:author="Christopher Richard Kruger" w:date="2019-01-29T10:41:00Z">
        <w:r>
          <w:t>that we are familiar with such as affinity (distance function) as well as linkage (explore options as we h</w:t>
        </w:r>
      </w:ins>
      <w:ins w:id="626" w:author="Christopher Richard Kruger" w:date="2019-01-29T10:42:00Z">
        <w:r>
          <w:t xml:space="preserve">ave done in Activity 1). </w:t>
        </w:r>
      </w:ins>
    </w:p>
    <w:p w14:paraId="36962018" w14:textId="3606DF83" w:rsidR="00331F60" w:rsidRDefault="00331F60" w:rsidP="00331F60">
      <w:pPr>
        <w:pStyle w:val="P-Regular"/>
        <w:rPr>
          <w:ins w:id="627" w:author="Christopher Richard Kruger" w:date="2019-01-29T10:43:00Z"/>
        </w:rPr>
      </w:pPr>
      <w:ins w:id="628" w:author="Christopher Richard Kruger" w:date="2019-01-29T10:42:00Z">
        <w:r>
          <w:t xml:space="preserve">After instantiating our model into a variable we can simply pass through the data set we are interested in to determine where cluster memberships lie using </w:t>
        </w:r>
        <w:proofErr w:type="gramStart"/>
        <w:r>
          <w:t>‘.</w:t>
        </w:r>
        <w:proofErr w:type="spellStart"/>
        <w:r>
          <w:t>fit</w:t>
        </w:r>
        <w:proofErr w:type="gramEnd"/>
        <w:r>
          <w:t>_predict</w:t>
        </w:r>
        <w:proofErr w:type="spellEnd"/>
        <w:r>
          <w:t xml:space="preserve">()’ </w:t>
        </w:r>
      </w:ins>
      <w:ins w:id="629" w:author="Christopher Richard Kruger" w:date="2019-01-29T10:43:00Z">
        <w:r>
          <w:t>and assigning it to an additional variable.</w:t>
        </w:r>
      </w:ins>
    </w:p>
    <w:p w14:paraId="40B9743D" w14:textId="4B02B73C" w:rsidR="00331F60" w:rsidRDefault="00331F60" w:rsidP="00331F60">
      <w:pPr>
        <w:pStyle w:val="P-Regular"/>
        <w:rPr>
          <w:ins w:id="630" w:author="Christopher Richard Kruger" w:date="2019-01-29T10:43:00Z"/>
        </w:rPr>
      </w:pPr>
      <w:ins w:id="631" w:author="Christopher Richard Kruger" w:date="2019-01-29T10:43:00Z">
        <w:r>
          <w:t>We can compare how each of the approaches work by comparing the final cluster results via plotting:</w:t>
        </w:r>
      </w:ins>
    </w:p>
    <w:p w14:paraId="423C59FB" w14:textId="2ED3AC95" w:rsidR="00331F60" w:rsidRDefault="00331F60" w:rsidP="00331F60">
      <w:pPr>
        <w:pStyle w:val="P-Regular"/>
        <w:jc w:val="center"/>
        <w:rPr>
          <w:ins w:id="632" w:author="Christopher Richard Kruger" w:date="2019-01-29T10:44:00Z"/>
        </w:rPr>
      </w:pPr>
      <w:ins w:id="633" w:author="Christopher Richard Kruger" w:date="2019-01-29T10:43:00Z">
        <w:r w:rsidRPr="00331F60">
          <w:lastRenderedPageBreak/>
          <w:drawing>
            <wp:inline distT="0" distB="0" distL="0" distR="0" wp14:anchorId="30BDBFCB" wp14:editId="41211FF4">
              <wp:extent cx="2829448" cy="415290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3133" cy="4158308"/>
                      </a:xfrm>
                      <a:prstGeom prst="rect">
                        <a:avLst/>
                      </a:prstGeom>
                    </pic:spPr>
                  </pic:pic>
                </a:graphicData>
              </a:graphic>
            </wp:inline>
          </w:drawing>
        </w:r>
      </w:ins>
    </w:p>
    <w:p w14:paraId="09909AE9" w14:textId="2E6B94BB" w:rsidR="00331F60" w:rsidRPr="00D35645" w:rsidRDefault="00331F60" w:rsidP="00331F60">
      <w:pPr>
        <w:pStyle w:val="P-Regular"/>
        <w:rPr>
          <w:ins w:id="634" w:author="Christopher Richard Kruger" w:date="2019-01-26T10:41:00Z"/>
          <w:rPrChange w:id="635" w:author="Christopher Richard Kruger" w:date="2019-01-27T10:45:00Z">
            <w:rPr>
              <w:ins w:id="636" w:author="Christopher Richard Kruger" w:date="2019-01-26T10:41:00Z"/>
            </w:rPr>
          </w:rPrChange>
        </w:rPr>
        <w:pPrChange w:id="637" w:author="Christopher Richard Kruger" w:date="2019-01-29T10:44:00Z">
          <w:pPr>
            <w:pStyle w:val="H2-General"/>
          </w:pPr>
        </w:pPrChange>
      </w:pPr>
      <w:ins w:id="638" w:author="Christopher Richard Kruger" w:date="2019-01-29T10:44:00Z">
        <w:r>
          <w:t>As you can see in our example problem the two converge to basically the same clusters. While this is great from a toy problem perspective, you will soon learn in Activity 2 that small changes to input parameters can lead to wildly different results!</w:t>
        </w:r>
      </w:ins>
    </w:p>
    <w:p w14:paraId="0E5912E7" w14:textId="447E4BF2" w:rsidR="001050ED" w:rsidRDefault="001050ED" w:rsidP="001050ED">
      <w:pPr>
        <w:pStyle w:val="H2-General"/>
        <w:rPr>
          <w:ins w:id="639" w:author="Christopher Richard Kruger" w:date="2019-01-26T10:41:00Z"/>
        </w:rPr>
      </w:pPr>
      <w:ins w:id="640" w:author="Christopher Richard Kruger" w:date="2019-01-26T10:41:00Z">
        <w:r>
          <w:t xml:space="preserve">Activity </w:t>
        </w:r>
      </w:ins>
      <w:ins w:id="641" w:author="Christopher Richard Kruger" w:date="2019-01-29T10:02:00Z">
        <w:r w:rsidR="009D734B">
          <w:t>2</w:t>
        </w:r>
      </w:ins>
      <w:ins w:id="642" w:author="Christopher Richard Kruger" w:date="2019-01-26T10:41:00Z">
        <w:r>
          <w:t xml:space="preserve">: </w:t>
        </w:r>
      </w:ins>
      <w:ins w:id="643" w:author="Christopher Richard Kruger" w:date="2019-01-29T10:14:00Z">
        <w:r w:rsidR="00F63535">
          <w:t>Compare K-Means with Hierarchical Clustering</w:t>
        </w:r>
      </w:ins>
    </w:p>
    <w:p w14:paraId="39BC62C8" w14:textId="768C8B95" w:rsidR="009E72E9" w:rsidRDefault="009E72E9" w:rsidP="009E72E9">
      <w:pPr>
        <w:pStyle w:val="P-Regular"/>
        <w:rPr>
          <w:ins w:id="644" w:author="Christopher Richard Kruger" w:date="2019-01-26T12:20:00Z"/>
        </w:rPr>
      </w:pPr>
      <w:ins w:id="645" w:author="Christopher Richard Kruger" w:date="2019-01-26T12:20:00Z">
        <w:r w:rsidRPr="00F63535">
          <w:rPr>
            <w:b/>
            <w:rPrChange w:id="646" w:author="Christopher Richard Kruger" w:date="2019-01-29T10:16:00Z">
              <w:rPr/>
            </w:rPrChange>
          </w:rPr>
          <w:t>Scenario:</w:t>
        </w:r>
        <w:r>
          <w:t xml:space="preserve"> </w:t>
        </w:r>
      </w:ins>
      <w:ins w:id="647" w:author="Christopher Richard Kruger" w:date="2019-01-29T10:14:00Z">
        <w:r w:rsidR="00F63535">
          <w:t xml:space="preserve">Your manager is asking you to evaluate different clustering approaches to see which </w:t>
        </w:r>
      </w:ins>
      <w:ins w:id="648" w:author="Christopher Richard Kruger" w:date="2019-01-29T10:15:00Z">
        <w:r w:rsidR="00F63535">
          <w:t>works best for your use case. You need to be able to report back on which clustering method is most relevant based off the data you have available.</w:t>
        </w:r>
      </w:ins>
    </w:p>
    <w:p w14:paraId="66D91715" w14:textId="05D17FBF" w:rsidR="00E94480" w:rsidRDefault="009E72E9" w:rsidP="00E94480">
      <w:pPr>
        <w:pStyle w:val="P-Regular"/>
        <w:rPr>
          <w:ins w:id="649" w:author="Christopher Richard Kruger" w:date="2019-01-27T10:38:00Z"/>
        </w:rPr>
        <w:pPrChange w:id="650" w:author="Christopher Richard Kruger" w:date="2019-01-27T10:39:00Z">
          <w:pPr>
            <w:pStyle w:val="P-Regular"/>
            <w:ind w:left="720" w:hanging="720"/>
          </w:pPr>
        </w:pPrChange>
      </w:pPr>
      <w:ins w:id="651" w:author="Christopher Richard Kruger" w:date="2019-01-26T12:20:00Z">
        <w:r w:rsidRPr="00F63535">
          <w:rPr>
            <w:b/>
            <w:rPrChange w:id="652" w:author="Christopher Richard Kruger" w:date="2019-01-29T10:16:00Z">
              <w:rPr/>
            </w:rPrChange>
          </w:rPr>
          <w:t>Aim:</w:t>
        </w:r>
        <w:r>
          <w:t xml:space="preserve"> </w:t>
        </w:r>
      </w:ins>
      <w:ins w:id="653" w:author="Christopher Richard Kruger" w:date="2019-01-29T10:15:00Z">
        <w:r w:rsidR="00F63535">
          <w:t>Implement K-Means and Hierarchical Clustering to the same dataset, and see which approach ends up being more accurate or easier for you to use.</w:t>
        </w:r>
      </w:ins>
      <w:ins w:id="654" w:author="Christopher Richard Kruger" w:date="2019-01-29T10:45:00Z">
        <w:r w:rsidR="00331F60">
          <w:t xml:space="preserve"> Try different combinations of Sci-Kit Learn implementations as well as through using helper functions in SciPy/NumPy.</w:t>
        </w:r>
      </w:ins>
    </w:p>
    <w:p w14:paraId="1A14B7A2" w14:textId="5F42C138" w:rsidR="001050ED" w:rsidRDefault="00FF49B8" w:rsidP="009E72E9">
      <w:pPr>
        <w:pStyle w:val="H2-General"/>
        <w:rPr>
          <w:ins w:id="655" w:author="Christopher Richard Kruger" w:date="2019-01-26T15:52:00Z"/>
        </w:rPr>
      </w:pPr>
      <w:ins w:id="656" w:author="Christopher Richard Kruger" w:date="2019-01-26T10:47:00Z">
        <w:r>
          <w:t>K-Means vs Hierarchical Clustering</w:t>
        </w:r>
      </w:ins>
    </w:p>
    <w:p w14:paraId="1EFB66B9" w14:textId="003EC135" w:rsidR="00713FAC" w:rsidRDefault="00281659" w:rsidP="00713FAC">
      <w:pPr>
        <w:pStyle w:val="P-Regular"/>
        <w:rPr>
          <w:ins w:id="657" w:author="Christopher Richard Kruger" w:date="2019-01-27T11:08:00Z"/>
        </w:rPr>
      </w:pPr>
      <w:ins w:id="658" w:author="Christopher Richard Kruger" w:date="2019-01-27T11:05:00Z">
        <w:r>
          <w:t xml:space="preserve">Now that we have expanded upon our base of </w:t>
        </w:r>
      </w:ins>
      <w:ins w:id="659" w:author="Christopher Richard Kruger" w:date="2019-01-27T11:06:00Z">
        <w:r>
          <w:t xml:space="preserve">understanding how K-Means works, it is important to explore where Hierarchical Clustering fits into the picture. As mentioned </w:t>
        </w:r>
        <w:r w:rsidR="006B1CC1">
          <w:t>in the Linkage Criteria section there is some potential direct overlap when it comes</w:t>
        </w:r>
      </w:ins>
      <w:ins w:id="660" w:author="Christopher Richard Kruger" w:date="2019-01-27T11:07:00Z">
        <w:r w:rsidR="006B1CC1">
          <w:t xml:space="preserve"> to grouping data points together through centroids. Universal to all of the approaches mentioned so far is also the use of a distance function to determine similarity. Due to our in</w:t>
        </w:r>
      </w:ins>
      <w:ins w:id="661" w:author="Christopher Richard Kruger" w:date="2019-01-27T11:08:00Z">
        <w:r w:rsidR="006B1CC1">
          <w:t>-</w:t>
        </w:r>
      </w:ins>
      <w:ins w:id="662" w:author="Christopher Richard Kruger" w:date="2019-01-27T11:07:00Z">
        <w:r w:rsidR="006B1CC1">
          <w:t xml:space="preserve">depth exploration in the past chapter we have kept using </w:t>
        </w:r>
      </w:ins>
      <w:ins w:id="663" w:author="Christopher Richard Kruger" w:date="2019-01-27T11:08:00Z">
        <w:r w:rsidR="006B1CC1">
          <w:t xml:space="preserve">Euclidean </w:t>
        </w:r>
        <w:proofErr w:type="gramStart"/>
        <w:r w:rsidR="006B1CC1">
          <w:t>distance, but</w:t>
        </w:r>
        <w:proofErr w:type="gramEnd"/>
        <w:r w:rsidR="006B1CC1">
          <w:t xml:space="preserve"> understand that any distance function can be used to determine similarity.</w:t>
        </w:r>
      </w:ins>
    </w:p>
    <w:p w14:paraId="05FF7D68" w14:textId="2E18582B" w:rsidR="006B1CC1" w:rsidRDefault="006B1CC1" w:rsidP="006B1CC1">
      <w:pPr>
        <w:pStyle w:val="P-Regular"/>
        <w:rPr>
          <w:ins w:id="664" w:author="Christopher Richard Kruger" w:date="2019-01-27T11:08:00Z"/>
        </w:rPr>
      </w:pPr>
      <w:ins w:id="665" w:author="Christopher Richard Kruger" w:date="2019-01-27T11:08:00Z">
        <w:r>
          <w:t>In practice here are some quick highlights where you may choose one clustering method over another:</w:t>
        </w:r>
      </w:ins>
    </w:p>
    <w:p w14:paraId="259F5354" w14:textId="50006D45" w:rsidR="006B1CC1" w:rsidRDefault="006B1CC1" w:rsidP="006B1CC1">
      <w:pPr>
        <w:pStyle w:val="P-Regular"/>
        <w:numPr>
          <w:ilvl w:val="0"/>
          <w:numId w:val="54"/>
        </w:numPr>
        <w:rPr>
          <w:ins w:id="666" w:author="Christopher Richard Kruger" w:date="2019-01-27T11:09:00Z"/>
        </w:rPr>
      </w:pPr>
      <w:ins w:id="667" w:author="Christopher Richard Kruger" w:date="2019-01-27T11:08:00Z">
        <w:r>
          <w:t>Hierarchical clu</w:t>
        </w:r>
      </w:ins>
      <w:ins w:id="668" w:author="Christopher Richard Kruger" w:date="2019-01-27T11:09:00Z">
        <w:r>
          <w:t>stering benefits from not needing to pass in an explicit “K” number of clusters a priori.</w:t>
        </w:r>
      </w:ins>
      <w:ins w:id="669" w:author="Christopher Richard Kruger" w:date="2019-01-27T11:10:00Z">
        <w:r>
          <w:t xml:space="preserve"> You can find all potential clusters and decide where clusters are after the fact.</w:t>
        </w:r>
      </w:ins>
    </w:p>
    <w:p w14:paraId="4065BB2B" w14:textId="21574158" w:rsidR="006B1CC1" w:rsidRDefault="006B1CC1" w:rsidP="006B1CC1">
      <w:pPr>
        <w:pStyle w:val="P-Regular"/>
        <w:numPr>
          <w:ilvl w:val="0"/>
          <w:numId w:val="54"/>
        </w:numPr>
        <w:rPr>
          <w:ins w:id="670" w:author="Christopher Richard Kruger" w:date="2019-01-27T11:10:00Z"/>
        </w:rPr>
      </w:pPr>
      <w:ins w:id="671" w:author="Christopher Richard Kruger" w:date="2019-01-27T11:09:00Z">
        <w:r>
          <w:lastRenderedPageBreak/>
          <w:t xml:space="preserve">K-Means clustering benefits from a simplicity perspective – often times in business use cases there is a challenge to find methods that can be explained </w:t>
        </w:r>
      </w:ins>
      <w:ins w:id="672" w:author="Christopher Richard Kruger" w:date="2019-01-27T11:10:00Z">
        <w:r>
          <w:t xml:space="preserve">to non-technical audiences but still be accurate enough to generate quality results. K-Means can easily fill this niche. </w:t>
        </w:r>
      </w:ins>
    </w:p>
    <w:p w14:paraId="2B727FEC" w14:textId="771D2D63" w:rsidR="006B1CC1" w:rsidRDefault="006B1CC1" w:rsidP="006B1CC1">
      <w:pPr>
        <w:pStyle w:val="P-Regular"/>
        <w:numPr>
          <w:ilvl w:val="0"/>
          <w:numId w:val="54"/>
        </w:numPr>
        <w:rPr>
          <w:ins w:id="673" w:author="Christopher Richard Kruger" w:date="2019-01-27T11:12:00Z"/>
        </w:rPr>
      </w:pPr>
      <w:ins w:id="674" w:author="Christopher Richard Kruger" w:date="2019-01-27T11:10:00Z">
        <w:r>
          <w:t xml:space="preserve">Hierarchical clustering </w:t>
        </w:r>
      </w:ins>
      <w:ins w:id="675" w:author="Christopher Richard Kruger" w:date="2019-01-27T11:11:00Z">
        <w:r>
          <w:t xml:space="preserve">has more parameters to tweak than K-Means when it comes to dealing with </w:t>
        </w:r>
      </w:ins>
      <w:ins w:id="676" w:author="Christopher Richard Kruger" w:date="2019-01-27T11:12:00Z">
        <w:r>
          <w:t xml:space="preserve">abnormally shaped data. While K-Means is great at finding discrete clusters, it can falter when it comes to mixed clusters. By tweaking the parameters in Hierarchical </w:t>
        </w:r>
      </w:ins>
      <w:ins w:id="677" w:author="Christopher Richard Kruger" w:date="2019-01-27T11:13:00Z">
        <w:r>
          <w:t>clustering,</w:t>
        </w:r>
      </w:ins>
      <w:ins w:id="678" w:author="Christopher Richard Kruger" w:date="2019-01-27T11:12:00Z">
        <w:r>
          <w:t xml:space="preserve"> you may find better results.</w:t>
        </w:r>
      </w:ins>
    </w:p>
    <w:p w14:paraId="18D8A7B7" w14:textId="344B0717" w:rsidR="006B1CC1" w:rsidRPr="00713FAC" w:rsidRDefault="006B1CC1" w:rsidP="006B1CC1">
      <w:pPr>
        <w:pStyle w:val="P-Regular"/>
        <w:numPr>
          <w:ilvl w:val="0"/>
          <w:numId w:val="54"/>
        </w:numPr>
        <w:rPr>
          <w:ins w:id="679" w:author="Christopher Richard Kruger" w:date="2019-01-26T10:47:00Z"/>
          <w:rPrChange w:id="680" w:author="Christopher Richard Kruger" w:date="2019-01-26T15:52:00Z">
            <w:rPr>
              <w:ins w:id="681" w:author="Christopher Richard Kruger" w:date="2019-01-26T10:47:00Z"/>
            </w:rPr>
          </w:rPrChange>
        </w:rPr>
        <w:pPrChange w:id="682" w:author="Christopher Richard Kruger" w:date="2019-01-27T11:09:00Z">
          <w:pPr>
            <w:pStyle w:val="P-Regular"/>
          </w:pPr>
        </w:pPrChange>
      </w:pPr>
      <w:ins w:id="683" w:author="Christopher Richard Kruger" w:date="2019-01-27T11:13:00Z">
        <w:r>
          <w:t>Vanilla K-Means works by instantiating r</w:t>
        </w:r>
      </w:ins>
      <w:ins w:id="684" w:author="Christopher Richard Kruger" w:date="2019-01-27T11:14:00Z">
        <w:r>
          <w:t>andom centroids and finding closest points to those centroids. If they are randomly instantiated in areas of the feature space that are quite far away from your data then it can end up taking quite some time to converge, or it may never even get to that point. Hierarchical clustering is less prone to fall prey to this weakness.</w:t>
        </w:r>
      </w:ins>
    </w:p>
    <w:p w14:paraId="07B2263B" w14:textId="3D5BC630" w:rsidR="00FF49B8" w:rsidRDefault="00FF49B8" w:rsidP="002769F4">
      <w:pPr>
        <w:pStyle w:val="H2-General"/>
        <w:rPr>
          <w:ins w:id="685" w:author="Christopher Richard Kruger" w:date="2019-01-27T11:15:00Z"/>
        </w:rPr>
      </w:pPr>
      <w:ins w:id="686" w:author="Christopher Richard Kruger" w:date="2019-01-26T10:47:00Z">
        <w:r>
          <w:t>Summary</w:t>
        </w:r>
      </w:ins>
    </w:p>
    <w:p w14:paraId="3872F055" w14:textId="77777777" w:rsidR="006E3F5D" w:rsidRDefault="006B1CC1" w:rsidP="006B1CC1">
      <w:pPr>
        <w:pStyle w:val="P-Regular"/>
        <w:rPr>
          <w:ins w:id="687" w:author="Christopher Richard Kruger" w:date="2019-01-27T11:18:00Z"/>
        </w:rPr>
      </w:pPr>
      <w:ins w:id="688" w:author="Christopher Richard Kruger" w:date="2019-01-27T11:15:00Z">
        <w:r>
          <w:t xml:space="preserve">In this chapter we discussed how hierarchical clustering works and where it may be best employed. In particular we discussed aspects of how clusters can be subjectively chosen after the fact through evaluation of a dendrogram plot. This is a huge leg up compared to K-Means </w:t>
        </w:r>
      </w:ins>
      <w:ins w:id="689" w:author="Christopher Richard Kruger" w:date="2019-01-27T11:16:00Z">
        <w:r>
          <w:t xml:space="preserve">if you have absolutely no idea of what you’re looking for in the data. Two key parameters that drive the success of hierarchical clustering were also discussed: agglomerative vs divisive, and linkage criteria. Agglomerative clustering takes a bottoms-up approach by recursively grouping nearby data together until one large cluster results. </w:t>
        </w:r>
      </w:ins>
      <w:ins w:id="690" w:author="Christopher Richard Kruger" w:date="2019-01-27T11:17:00Z">
        <w:r>
          <w:t xml:space="preserve">Divisive clustering takes a top-down approach by starting with the one large cluster and </w:t>
        </w:r>
        <w:r w:rsidR="006E3F5D">
          <w:t xml:space="preserve">recursively breaking it down until each data point falls into its own “cluster.” Divisive clustering has the potential to be more accurate since it has a complete view of the data from the start, however it adds a layer of complexity that can decrease stability and increase runtime. </w:t>
        </w:r>
      </w:ins>
    </w:p>
    <w:p w14:paraId="68326FE6" w14:textId="77777777" w:rsidR="006E3F5D" w:rsidRDefault="006E3F5D" w:rsidP="006B1CC1">
      <w:pPr>
        <w:pStyle w:val="P-Regular"/>
        <w:rPr>
          <w:ins w:id="691" w:author="Christopher Richard Kruger" w:date="2019-01-27T11:19:00Z"/>
        </w:rPr>
      </w:pPr>
      <w:ins w:id="692" w:author="Christopher Richard Kruger" w:date="2019-01-27T11:18:00Z">
        <w:r>
          <w:t xml:space="preserve">Linkage criteria grapple with the concept of how distance is calculated between candidate clusters. We have explored how centroids can make an appearance again beyond K-Means, as well as Single and Complete Linkage criteria. Single Linkage finds </w:t>
        </w:r>
      </w:ins>
      <w:ins w:id="693" w:author="Christopher Richard Kruger" w:date="2019-01-27T11:19:00Z">
        <w:r>
          <w:t xml:space="preserve">cluster distances by comparing the closest points in each cluster, while Complete Linkage finds cluster distances by comparing the further points in each cluster. </w:t>
        </w:r>
      </w:ins>
    </w:p>
    <w:p w14:paraId="04CEE832" w14:textId="43723A0F" w:rsidR="006B1CC1" w:rsidRPr="006B1CC1" w:rsidRDefault="006E3F5D" w:rsidP="006B1CC1">
      <w:pPr>
        <w:pStyle w:val="P-Regular"/>
        <w:rPr>
          <w:ins w:id="694" w:author="Christopher Richard Kruger" w:date="2019-01-26T10:47:00Z"/>
          <w:rPrChange w:id="695" w:author="Christopher Richard Kruger" w:date="2019-01-27T11:15:00Z">
            <w:rPr>
              <w:ins w:id="696" w:author="Christopher Richard Kruger" w:date="2019-01-26T10:47:00Z"/>
            </w:rPr>
          </w:rPrChange>
        </w:rPr>
        <w:pPrChange w:id="697" w:author="Christopher Richard Kruger" w:date="2019-01-27T11:15:00Z">
          <w:pPr>
            <w:pStyle w:val="H2-General"/>
          </w:pPr>
        </w:pPrChange>
      </w:pPr>
      <w:ins w:id="698" w:author="Christopher Richard Kruger" w:date="2019-01-27T11:19:00Z">
        <w:r>
          <w:t>With the intuition built in this chapter you are now able to evaluate how both K-Means and Hierarchical Clustering can best fit the</w:t>
        </w:r>
      </w:ins>
      <w:ins w:id="699" w:author="Christopher Richard Kruger" w:date="2019-01-27T11:20:00Z">
        <w:r>
          <w:t xml:space="preserve"> challenge you are working on. </w:t>
        </w:r>
      </w:ins>
      <w:ins w:id="700" w:author="Christopher Richard Kruger" w:date="2019-01-27T11:18:00Z">
        <w:r>
          <w:t xml:space="preserve"> </w:t>
        </w:r>
      </w:ins>
    </w:p>
    <w:p w14:paraId="7306B457" w14:textId="190D6790" w:rsidR="00367119" w:rsidRPr="00367119" w:rsidDel="009E72E9" w:rsidRDefault="00067E6A">
      <w:pPr>
        <w:pStyle w:val="P-Regular"/>
        <w:rPr>
          <w:del w:id="701" w:author="Christopher Richard Kruger" w:date="2019-01-26T12:20:00Z"/>
          <w:rPrChange w:id="702" w:author="Christopher Richard Kruger" w:date="2019-01-13T17:22:00Z">
            <w:rPr>
              <w:del w:id="703" w:author="Christopher Richard Kruger" w:date="2019-01-26T12:20:00Z"/>
            </w:rPr>
          </w:rPrChange>
        </w:rPr>
        <w:pPrChange w:id="704" w:author="Christopher Richard Kruger" w:date="2019-01-13T17:22:00Z">
          <w:pPr>
            <w:pStyle w:val="H2-General"/>
          </w:pPr>
        </w:pPrChange>
      </w:pPr>
      <w:ins w:id="705" w:author="Rutuja Yerunkar" w:date="2018-11-22T14:13:00Z">
        <w:del w:id="706" w:author="Christopher Richard Kruger" w:date="2019-01-26T10:45:00Z">
          <w:r w:rsidDel="001050ED">
            <w:delText xml:space="preserve">Introduction to </w:delText>
          </w:r>
        </w:del>
      </w:ins>
      <w:del w:id="707" w:author="Christopher Richard Kruger" w:date="2019-01-26T10:45:00Z">
        <w:r w:rsidR="005D18AF" w:rsidDel="001050ED">
          <w:delText>K-Means Clustering</w:delText>
        </w:r>
      </w:del>
    </w:p>
    <w:p w14:paraId="6481A4B0" w14:textId="44EB7C7F" w:rsidR="00367119" w:rsidRPr="006B505A" w:rsidDel="006B505A" w:rsidRDefault="005D18AF" w:rsidP="00A404F5">
      <w:pPr>
        <w:pStyle w:val="P-Regular"/>
        <w:rPr>
          <w:del w:id="708" w:author="Christopher Richard Kruger" w:date="2019-01-15T16:10:00Z"/>
          <w:rStyle w:val="P-Bold"/>
          <w:rPrChange w:id="709" w:author="Christopher Richard Kruger" w:date="2019-01-17T10:46:00Z">
            <w:rPr>
              <w:del w:id="710" w:author="Christopher Richard Kruger" w:date="2019-01-15T16:10:00Z"/>
            </w:rPr>
          </w:rPrChange>
        </w:rPr>
      </w:pPr>
      <w:del w:id="711" w:author="Christopher Richard Kruger" w:date="2019-01-26T12:20:00Z">
        <w:r w:rsidDel="009E72E9">
          <w:delText xml:space="preserve">Hopefully by now you can see that finding clusters is extremely valuable </w:delText>
        </w:r>
        <w:r w:rsidR="00393501" w:rsidDel="009E72E9">
          <w:delText xml:space="preserve">in a machine learning workflow. However, how can you actually find these clusters? </w:delText>
        </w:r>
        <w:r w:rsidR="001243B4" w:rsidDel="009E72E9">
          <w:delText xml:space="preserve">One of the most basic yet popular approaches is by using a cluster analysis called </w:delText>
        </w:r>
        <w:r w:rsidR="001243B4" w:rsidRPr="00067E6A" w:rsidDel="009E72E9">
          <w:rPr>
            <w:rStyle w:val="P-Keyword"/>
          </w:rPr>
          <w:delText>K-Means Clustering</w:delText>
        </w:r>
        <w:r w:rsidR="001243B4" w:rsidDel="009E72E9">
          <w:delText xml:space="preserve">. </w:delText>
        </w:r>
      </w:del>
      <w:del w:id="712" w:author="Christopher Richard Kruger" w:date="2019-01-15T15:09:00Z">
        <w:r w:rsidR="00A404F5" w:rsidDel="00090399">
          <w:delText>The workflow behind K-Means</w:delText>
        </w:r>
      </w:del>
      <w:del w:id="713" w:author="Christopher Richard Kruger" w:date="2019-01-26T12:20:00Z">
        <w:r w:rsidR="00A404F5" w:rsidDel="009E72E9">
          <w:delText xml:space="preserve"> is actually quite intuitive – </w:delText>
        </w:r>
      </w:del>
      <w:del w:id="714" w:author="Christopher Richard Kruger" w:date="2019-01-15T16:10:00Z">
        <w:r w:rsidR="00A404F5" w:rsidDel="00AB477E">
          <w:delText>here is</w:delText>
        </w:r>
      </w:del>
      <w:del w:id="715" w:author="Christopher Richard Kruger" w:date="2019-01-26T12:20:00Z">
        <w:r w:rsidR="00A404F5" w:rsidDel="009E72E9">
          <w:delText xml:space="preserve"> the no-math introduction to </w:delText>
        </w:r>
      </w:del>
      <w:del w:id="716" w:author="Christopher Richard Kruger" w:date="2019-01-15T16:10:00Z">
        <w:r w:rsidR="00A404F5" w:rsidDel="00AB477E">
          <w:delText>the clustering analysis</w:delText>
        </w:r>
      </w:del>
      <w:del w:id="717" w:author="Christopher Richard Kruger" w:date="2019-01-26T12:20:00Z">
        <w:r w:rsidR="00A404F5" w:rsidDel="009E72E9">
          <w:delText>:</w:delText>
        </w:r>
      </w:del>
    </w:p>
    <w:p w14:paraId="571B5F5C" w14:textId="1913EB95" w:rsidR="00042888" w:rsidDel="009E72E9" w:rsidRDefault="00042888" w:rsidP="00A404F5">
      <w:pPr>
        <w:pStyle w:val="P-Regular"/>
        <w:rPr>
          <w:del w:id="718" w:author="Christopher Richard Kruger" w:date="2019-01-26T12:20:00Z"/>
        </w:rPr>
      </w:pPr>
    </w:p>
    <w:p w14:paraId="50262C2E" w14:textId="63E4BBA9" w:rsidR="00A404F5" w:rsidDel="009E72E9" w:rsidRDefault="00A404F5" w:rsidP="00A404F5">
      <w:pPr>
        <w:pStyle w:val="P-Regular"/>
        <w:numPr>
          <w:ilvl w:val="0"/>
          <w:numId w:val="45"/>
        </w:numPr>
        <w:rPr>
          <w:del w:id="719" w:author="Christopher Richard Kruger" w:date="2019-01-26T12:20:00Z"/>
        </w:rPr>
      </w:pPr>
      <w:del w:id="720" w:author="Christopher Richard Kruger" w:date="2019-01-26T12:20:00Z">
        <w:r w:rsidDel="009E72E9">
          <w:delText>Pick K centroids (K = expected distinct # of clusters)</w:delText>
        </w:r>
      </w:del>
    </w:p>
    <w:p w14:paraId="6379BFCB" w14:textId="767E41FD" w:rsidR="00A404F5" w:rsidDel="009E72E9" w:rsidRDefault="00A404F5" w:rsidP="00A404F5">
      <w:pPr>
        <w:pStyle w:val="P-Regular"/>
        <w:numPr>
          <w:ilvl w:val="0"/>
          <w:numId w:val="45"/>
        </w:numPr>
        <w:rPr>
          <w:del w:id="721" w:author="Christopher Richard Kruger" w:date="2019-01-26T12:20:00Z"/>
        </w:rPr>
      </w:pPr>
      <w:del w:id="722" w:author="Christopher Richard Kruger" w:date="2019-01-26T12:20:00Z">
        <w:r w:rsidDel="009E72E9">
          <w:delText>Randomly place K centroids anywhere amongst your existing training data</w:delText>
        </w:r>
      </w:del>
    </w:p>
    <w:p w14:paraId="50BFBBD7" w14:textId="486A60DE" w:rsidR="00A404F5" w:rsidDel="009E72E9" w:rsidRDefault="00A404F5" w:rsidP="00A404F5">
      <w:pPr>
        <w:pStyle w:val="P-Regular"/>
        <w:numPr>
          <w:ilvl w:val="0"/>
          <w:numId w:val="45"/>
        </w:numPr>
        <w:rPr>
          <w:del w:id="723" w:author="Christopher Richard Kruger" w:date="2019-01-26T12:20:00Z"/>
        </w:rPr>
      </w:pPr>
      <w:del w:id="724" w:author="Christopher Richard Kruger" w:date="2019-01-26T12:20:00Z">
        <w:r w:rsidDel="009E72E9">
          <w:delText>Calculate the Euclidean distance from each centroid to all the points in your training data</w:delText>
        </w:r>
      </w:del>
    </w:p>
    <w:p w14:paraId="669612ED" w14:textId="2C8308F1" w:rsidR="00A404F5" w:rsidDel="009E72E9" w:rsidRDefault="00A404F5" w:rsidP="00A404F5">
      <w:pPr>
        <w:pStyle w:val="P-Regular"/>
        <w:numPr>
          <w:ilvl w:val="0"/>
          <w:numId w:val="45"/>
        </w:numPr>
        <w:rPr>
          <w:del w:id="725" w:author="Christopher Richard Kruger" w:date="2019-01-26T12:20:00Z"/>
        </w:rPr>
      </w:pPr>
      <w:del w:id="726" w:author="Christopher Richard Kruger" w:date="2019-01-26T12:20:00Z">
        <w:r w:rsidDel="009E72E9">
          <w:delText>Training data points get grouped in with their nearest centroid</w:delText>
        </w:r>
      </w:del>
    </w:p>
    <w:p w14:paraId="2660F68D" w14:textId="64148224" w:rsidR="00A404F5" w:rsidDel="009E72E9" w:rsidRDefault="00A404F5" w:rsidP="00A404F5">
      <w:pPr>
        <w:pStyle w:val="P-Regular"/>
        <w:numPr>
          <w:ilvl w:val="0"/>
          <w:numId w:val="45"/>
        </w:numPr>
        <w:rPr>
          <w:del w:id="727" w:author="Christopher Richard Kruger" w:date="2019-01-26T12:20:00Z"/>
        </w:rPr>
      </w:pPr>
      <w:del w:id="728" w:author="Christopher Richard Kruger" w:date="2019-01-26T12:20:00Z">
        <w:r w:rsidDel="009E72E9">
          <w:delText>Amongst data points grouped into each centroid, calculate the mean data point and move your centroid to that location.</w:delText>
        </w:r>
      </w:del>
    </w:p>
    <w:p w14:paraId="7247A98B" w14:textId="0DC63B20" w:rsidR="00367119" w:rsidDel="009E72E9" w:rsidRDefault="00A404F5">
      <w:pPr>
        <w:pStyle w:val="P-Regular"/>
        <w:ind w:left="720"/>
        <w:rPr>
          <w:del w:id="729" w:author="Christopher Richard Kruger" w:date="2019-01-26T12:20:00Z"/>
        </w:rPr>
        <w:pPrChange w:id="730" w:author="Christopher Richard Kruger" w:date="2019-01-13T17:22:00Z">
          <w:pPr>
            <w:pStyle w:val="P-Regular"/>
            <w:numPr>
              <w:numId w:val="45"/>
            </w:numPr>
            <w:ind w:left="720" w:hanging="360"/>
          </w:pPr>
        </w:pPrChange>
      </w:pPr>
      <w:del w:id="731" w:author="Christopher Richard Kruger" w:date="2019-01-26T12:20:00Z">
        <w:r w:rsidDel="009E72E9">
          <w:delText>Repeat the above process until convergence, or when membership in each group no longer changes.</w:delText>
        </w:r>
      </w:del>
    </w:p>
    <w:p w14:paraId="3ED980FE" w14:textId="21B0B564" w:rsidR="00DF53FE" w:rsidDel="009E72E9" w:rsidRDefault="00DF53FE" w:rsidP="00DF53FE">
      <w:pPr>
        <w:pStyle w:val="P-Regular"/>
        <w:ind w:left="720"/>
        <w:rPr>
          <w:del w:id="732" w:author="Christopher Richard Kruger" w:date="2019-01-26T12:20:00Z"/>
        </w:rPr>
      </w:pPr>
    </w:p>
    <w:p w14:paraId="39365AD4" w14:textId="22B34429" w:rsidR="00A404F5" w:rsidDel="009E72E9" w:rsidRDefault="00A404F5" w:rsidP="00A404F5">
      <w:pPr>
        <w:pStyle w:val="P-Regular"/>
        <w:rPr>
          <w:del w:id="733" w:author="Christopher Richard Kruger" w:date="2019-01-26T12:20:00Z"/>
        </w:rPr>
      </w:pPr>
      <w:del w:id="734" w:author="Christopher Richard Kruger" w:date="2019-01-26T12:20:00Z">
        <w:r w:rsidDel="009E72E9">
          <w:delText>And that’s it! Here is the above process laid out step by step with the previous</w:delText>
        </w:r>
        <w:r w:rsidR="00CE18B9" w:rsidDel="009E72E9">
          <w:delText xml:space="preserve"> simple</w:delText>
        </w:r>
        <w:r w:rsidDel="009E72E9">
          <w:delText xml:space="preserve"> cluster examples:</w:delText>
        </w:r>
      </w:del>
    </w:p>
    <w:p w14:paraId="75474696" w14:textId="66DA686F" w:rsidR="007A2DB8" w:rsidDel="009E72E9" w:rsidRDefault="007A2DB8" w:rsidP="007A2DB8">
      <w:pPr>
        <w:pStyle w:val="P-Regular"/>
        <w:jc w:val="center"/>
        <w:rPr>
          <w:del w:id="735" w:author="Christopher Richard Kruger" w:date="2019-01-26T12:20:00Z"/>
        </w:rPr>
      </w:pPr>
      <w:del w:id="736" w:author="Christopher Richard Kruger" w:date="2019-01-26T12:20:00Z">
        <w:r w:rsidRPr="007A2DB8" w:rsidDel="009E72E9">
          <w:rPr>
            <w:noProof/>
            <w:lang w:val="en-IN" w:eastAsia="en-IN"/>
          </w:rPr>
          <w:drawing>
            <wp:inline distT="0" distB="0" distL="0" distR="0" wp14:anchorId="20B5772C" wp14:editId="6CA997C4">
              <wp:extent cx="2965044" cy="124400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83535" cy="1251767"/>
                      </a:xfrm>
                      <a:prstGeom prst="rect">
                        <a:avLst/>
                      </a:prstGeom>
                    </pic:spPr>
                  </pic:pic>
                </a:graphicData>
              </a:graphic>
            </wp:inline>
          </w:drawing>
        </w:r>
      </w:del>
    </w:p>
    <w:p w14:paraId="4A6BE4F3" w14:textId="519FA7A7" w:rsidR="007A2DB8" w:rsidDel="009E72E9" w:rsidRDefault="00323F5D">
      <w:pPr>
        <w:pStyle w:val="IMG-Caption"/>
        <w:rPr>
          <w:del w:id="737" w:author="Christopher Richard Kruger" w:date="2019-01-26T12:20:00Z"/>
        </w:rPr>
        <w:pPrChange w:id="738" w:author="Christopher Richard Kruger" w:date="2019-01-17T10:47:00Z">
          <w:pPr>
            <w:pStyle w:val="P-Regular"/>
            <w:jc w:val="center"/>
          </w:pPr>
        </w:pPrChange>
      </w:pPr>
      <w:ins w:id="739" w:author="Rutuja Yerunkar" w:date="2018-11-22T14:14:00Z">
        <w:del w:id="740" w:author="Christopher Richard Kruger" w:date="2019-01-26T12:20:00Z">
          <w:r w:rsidDel="009E72E9">
            <w:delText>Figure 1.</w:delText>
          </w:r>
        </w:del>
        <w:del w:id="741" w:author="Christopher Richard Kruger" w:date="2018-11-22T16:39:00Z">
          <w:r w:rsidDel="009C4699">
            <w:delText>11</w:delText>
          </w:r>
        </w:del>
        <w:del w:id="742" w:author="Christopher Richard Kruger" w:date="2019-01-26T12:20:00Z">
          <w:r w:rsidR="00067E6A" w:rsidDel="009E72E9">
            <w:delText xml:space="preserve"> </w:delText>
          </w:r>
        </w:del>
      </w:ins>
      <w:del w:id="743" w:author="Christopher Richard Kruger" w:date="2019-01-26T12:20:00Z">
        <w:r w:rsidR="007A2DB8" w:rsidDel="009E72E9">
          <w:delText>Original raw data charted on x,y coordinates</w:delText>
        </w:r>
      </w:del>
    </w:p>
    <w:p w14:paraId="283B0CE1" w14:textId="74EF8B34" w:rsidR="007A2DB8" w:rsidDel="009E72E9" w:rsidRDefault="007A2DB8" w:rsidP="007A2DB8">
      <w:pPr>
        <w:pStyle w:val="P-Regular"/>
        <w:jc w:val="center"/>
        <w:rPr>
          <w:del w:id="744" w:author="Christopher Richard Kruger" w:date="2019-01-26T12:20:00Z"/>
        </w:rPr>
      </w:pPr>
    </w:p>
    <w:p w14:paraId="7C69DBF7" w14:textId="694F1A73" w:rsidR="001243B4" w:rsidDel="009E72E9" w:rsidRDefault="007A2DB8" w:rsidP="00A404F5">
      <w:pPr>
        <w:pStyle w:val="P-Regular"/>
        <w:jc w:val="center"/>
        <w:rPr>
          <w:del w:id="745" w:author="Christopher Richard Kruger" w:date="2019-01-26T12:20:00Z"/>
        </w:rPr>
      </w:pPr>
      <w:del w:id="746" w:author="Christopher Richard Kruger" w:date="2019-01-26T12:20:00Z">
        <w:r w:rsidRPr="007A2DB8" w:rsidDel="009E72E9">
          <w:rPr>
            <w:noProof/>
            <w:lang w:val="en-IN" w:eastAsia="en-IN"/>
          </w:rPr>
          <w:drawing>
            <wp:inline distT="0" distB="0" distL="0" distR="0" wp14:anchorId="413030AA" wp14:editId="70C7CA56">
              <wp:extent cx="5752214" cy="3704319"/>
              <wp:effectExtent l="0" t="0" r="127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6578" cy="3713569"/>
                      </a:xfrm>
                      <a:prstGeom prst="rect">
                        <a:avLst/>
                      </a:prstGeom>
                    </pic:spPr>
                  </pic:pic>
                </a:graphicData>
              </a:graphic>
            </wp:inline>
          </w:drawing>
        </w:r>
      </w:del>
    </w:p>
    <w:p w14:paraId="042896D5" w14:textId="1880C742" w:rsidR="007A2DB8" w:rsidRPr="005D18AF" w:rsidDel="009E72E9" w:rsidRDefault="005166C8" w:rsidP="005166C8">
      <w:pPr>
        <w:pStyle w:val="IMG-Caption"/>
        <w:rPr>
          <w:del w:id="747" w:author="Christopher Richard Kruger" w:date="2019-01-26T12:20:00Z"/>
        </w:rPr>
      </w:pPr>
      <w:del w:id="748" w:author="Christopher Richard Kruger" w:date="2019-01-26T12:20:00Z">
        <w:r w:rsidDel="009E72E9">
          <w:delText xml:space="preserve">Figure </w:delText>
        </w:r>
      </w:del>
      <w:ins w:id="749" w:author="Rutuja Yerunkar" w:date="2018-11-22T14:15:00Z">
        <w:del w:id="750" w:author="Christopher Richard Kruger" w:date="2019-01-26T12:20:00Z">
          <w:r w:rsidR="00323F5D" w:rsidDel="009E72E9">
            <w:delText>1.</w:delText>
          </w:r>
        </w:del>
        <w:del w:id="751" w:author="Christopher Richard Kruger" w:date="2018-11-22T16:39:00Z">
          <w:r w:rsidR="00323F5D" w:rsidDel="009C4699">
            <w:delText>12</w:delText>
          </w:r>
        </w:del>
      </w:ins>
      <w:del w:id="752" w:author="Christopher Richard Kruger" w:date="2019-01-26T12:20:00Z">
        <w:r w:rsidDel="009E72E9">
          <w:delText>: Clockwise from top left – Red points are randomly initialized centroids, and closest data points are assigned to groupings of each centroid (denoted by distinct color).</w:delText>
        </w:r>
      </w:del>
    </w:p>
    <w:p w14:paraId="3FCBBFB6" w14:textId="6DFC1569" w:rsidR="00042888" w:rsidDel="009E72E9" w:rsidRDefault="00427C95" w:rsidP="005166C8">
      <w:pPr>
        <w:pStyle w:val="P-Regular"/>
        <w:rPr>
          <w:del w:id="753" w:author="Christopher Richard Kruger" w:date="2019-01-26T12:20:00Z"/>
        </w:rPr>
      </w:pPr>
      <w:ins w:id="754" w:author="Rutuja Yerunkar" w:date="2018-11-22T14:19:00Z">
        <w:del w:id="755" w:author="Christopher Richard Kruger" w:date="2019-01-26T12:20:00Z">
          <w:r w:rsidDel="009E72E9">
            <w:delText xml:space="preserve"> </w:delText>
          </w:r>
        </w:del>
      </w:ins>
      <w:ins w:id="756" w:author="Rutuja Yerunkar" w:date="2018-11-22T14:22:00Z">
        <w:del w:id="757" w:author="Christopher Richard Kruger" w:date="2019-01-26T12:20:00Z">
          <w:r w:rsidDel="009E72E9">
            <w:delText xml:space="preserve">K-Means Clustering </w:delText>
          </w:r>
        </w:del>
        <w:del w:id="758" w:author="Christopher Richard Kruger" w:date="2019-01-17T10:47:00Z">
          <w:r w:rsidDel="006B505A">
            <w:delText>Step-by-Step</w:delText>
          </w:r>
        </w:del>
        <w:del w:id="759" w:author="Christopher Richard Kruger" w:date="2019-01-26T12:20:00Z">
          <w:r w:rsidDel="009E72E9">
            <w:delText xml:space="preserve"> Walkthrough</w:delText>
          </w:r>
        </w:del>
      </w:ins>
      <w:ins w:id="760" w:author="Rutuja Yerunkar" w:date="2018-11-22T15:44:00Z">
        <w:del w:id="761" w:author="Christopher Richard Kruger" w:date="2019-01-26T12:20:00Z">
          <w:r w:rsidR="00A42F85" w:rsidDel="009E72E9">
            <w:delText>Preceding</w:delText>
          </w:r>
        </w:del>
      </w:ins>
      <w:ins w:id="762" w:author="Rutuja Yerunkar" w:date="2018-11-22T14:27:00Z">
        <w:del w:id="763" w:author="Christopher Richard Kruger" w:date="2019-01-26T12:20:00Z">
          <w:r w:rsidR="00123998" w:rsidDel="009E72E9">
            <w:delText xml:space="preserve"> </w:delText>
          </w:r>
        </w:del>
      </w:ins>
      <w:del w:id="764" w:author="Christopher Richard Kruger" w:date="2019-01-26T12:20:00Z">
        <w:r w:rsidR="005166C8" w:rsidDel="009E72E9">
          <w:delText xml:space="preserve">examples are clear to visualize when your data is only two-dimensional. This is for convenience to help drive the point home of how K-Means works and could lead you into a false understanding regarding how easy clustering is. In many of your own applications, your data will likely be orders of magnitude larger to the point that it cannot be perceived by visualization (anything beyond 3 dimensions will be imperceptible to human understanding). In the above examples you could mentally work out a few 2-dimensional lines to separate the data into their own groups. At higher dimensions you will need to be aided by a computer to find an n-dimensional hyperplane that adequately separates the dataset. In practice, this is where clustering methods such as K-Means provide significant value. </w:delText>
        </w:r>
      </w:del>
    </w:p>
    <w:p w14:paraId="068686B5" w14:textId="7ACE48BD" w:rsidR="00042888" w:rsidDel="009E72E9" w:rsidRDefault="00042888" w:rsidP="005166C8">
      <w:pPr>
        <w:pStyle w:val="P-Regular"/>
        <w:rPr>
          <w:del w:id="765" w:author="Christopher Richard Kruger" w:date="2019-01-26T12:20:00Z"/>
        </w:rPr>
      </w:pPr>
    </w:p>
    <w:p w14:paraId="71EA7C35" w14:textId="52D17726" w:rsidR="00042888" w:rsidDel="009E72E9" w:rsidRDefault="00042888" w:rsidP="005166C8">
      <w:pPr>
        <w:pStyle w:val="P-Regular"/>
        <w:rPr>
          <w:del w:id="766" w:author="Christopher Richard Kruger" w:date="2019-01-26T12:20:00Z"/>
        </w:rPr>
      </w:pPr>
      <w:del w:id="767" w:author="Christopher Richard Kruger" w:date="2019-01-26T12:20:00Z">
        <w:r w:rsidRPr="00042888" w:rsidDel="009E72E9">
          <w:rPr>
            <w:noProof/>
            <w:lang w:val="en-IN" w:eastAsia="en-IN"/>
          </w:rPr>
          <w:drawing>
            <wp:inline distT="0" distB="0" distL="0" distR="0" wp14:anchorId="3BAA4A9D" wp14:editId="486459ED">
              <wp:extent cx="6858000" cy="1971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1971675"/>
                      </a:xfrm>
                      <a:prstGeom prst="rect">
                        <a:avLst/>
                      </a:prstGeom>
                    </pic:spPr>
                  </pic:pic>
                </a:graphicData>
              </a:graphic>
            </wp:inline>
          </w:drawing>
        </w:r>
      </w:del>
    </w:p>
    <w:p w14:paraId="4BABEEC5" w14:textId="0CBE70BB" w:rsidR="005166C8" w:rsidDel="009E72E9" w:rsidRDefault="005166C8" w:rsidP="005166C8">
      <w:pPr>
        <w:pStyle w:val="IMG-Caption"/>
        <w:rPr>
          <w:del w:id="768" w:author="Christopher Richard Kruger" w:date="2019-01-26T12:20:00Z"/>
        </w:rPr>
      </w:pPr>
      <w:del w:id="769" w:author="Christopher Richard Kruger" w:date="2019-01-26T12:20:00Z">
        <w:r w:rsidDel="009E72E9">
          <w:delText xml:space="preserve">Figure </w:delText>
        </w:r>
      </w:del>
      <w:ins w:id="770" w:author="Rutuja Yerunkar" w:date="2018-11-22T14:17:00Z">
        <w:del w:id="771" w:author="Christopher Richard Kruger" w:date="2019-01-26T12:20:00Z">
          <w:r w:rsidR="00323F5D" w:rsidDel="009E72E9">
            <w:delText>1.1</w:delText>
          </w:r>
        </w:del>
        <w:del w:id="772" w:author="Christopher Richard Kruger" w:date="2018-11-22T16:39:00Z">
          <w:r w:rsidR="00323F5D" w:rsidDel="009C4699">
            <w:delText>3</w:delText>
          </w:r>
        </w:del>
      </w:ins>
      <w:del w:id="773" w:author="Christopher Richard Kruger" w:date="2019-01-26T12:20:00Z">
        <w:r w:rsidDel="009E72E9">
          <w:delText xml:space="preserve">: 2d plot, 3d plot, nd plot  </w:delText>
        </w:r>
      </w:del>
    </w:p>
    <w:p w14:paraId="1DF3DC9A" w14:textId="00F761EC" w:rsidR="00042888" w:rsidDel="009E72E9" w:rsidRDefault="00042888" w:rsidP="005166C8">
      <w:pPr>
        <w:pStyle w:val="P-Regular"/>
        <w:rPr>
          <w:del w:id="774" w:author="Christopher Richard Kruger" w:date="2019-01-26T12:20:00Z"/>
        </w:rPr>
      </w:pPr>
    </w:p>
    <w:p w14:paraId="2F62BC0A" w14:textId="08CC9622" w:rsidR="005166C8" w:rsidDel="006B505A" w:rsidRDefault="005166C8" w:rsidP="005166C8">
      <w:pPr>
        <w:pStyle w:val="P-Regular"/>
        <w:rPr>
          <w:del w:id="775" w:author="Christopher Richard Kruger" w:date="2019-01-17T10:51:00Z"/>
        </w:rPr>
      </w:pPr>
      <w:del w:id="776" w:author="Christopher Richard Kruger" w:date="2019-01-17T10:51:00Z">
        <w:r w:rsidDel="006B505A">
          <w:delText>To add more detail</w:delText>
        </w:r>
      </w:del>
      <w:del w:id="777" w:author="Christopher Richard Kruger" w:date="2019-01-26T12:20:00Z">
        <w:r w:rsidDel="009E72E9">
          <w:delText xml:space="preserve"> let’s walk through the example given in the </w:delText>
        </w:r>
      </w:del>
      <w:ins w:id="778" w:author="Rutuja Yerunkar" w:date="2018-11-22T14:18:00Z">
        <w:del w:id="779" w:author="Christopher Richard Kruger" w:date="2019-01-26T12:20:00Z">
          <w:r w:rsidR="00427C95" w:rsidDel="009E72E9">
            <w:delText>introductory</w:delText>
          </w:r>
        </w:del>
      </w:ins>
      <w:del w:id="780" w:author="Christopher Richard Kruger" w:date="2019-01-26T12:20:00Z">
        <w:r w:rsidDel="009E72E9">
          <w:delText xml:space="preserve">section again with some of the math that supports K-Means. </w:delText>
        </w:r>
        <w:r w:rsidR="00042888" w:rsidDel="009E72E9">
          <w:delText>The key component at play is the Euclidean distance formula:</w:delText>
        </w:r>
      </w:del>
    </w:p>
    <w:p w14:paraId="79D49908" w14:textId="2BA85BA9" w:rsidR="005166C8" w:rsidDel="009E72E9" w:rsidRDefault="005166C8" w:rsidP="005166C8">
      <w:pPr>
        <w:pStyle w:val="P-Regular"/>
        <w:rPr>
          <w:del w:id="781" w:author="Christopher Richard Kruger" w:date="2019-01-26T12:20:00Z"/>
        </w:rPr>
      </w:pPr>
    </w:p>
    <w:p w14:paraId="0B68BCEB" w14:textId="0427BFBD" w:rsidR="006B505A" w:rsidRPr="005166C8" w:rsidDel="009E72E9" w:rsidRDefault="005166C8">
      <w:pPr>
        <w:pStyle w:val="IMG-Caption"/>
        <w:rPr>
          <w:del w:id="782" w:author="Christopher Richard Kruger" w:date="2019-01-26T12:20:00Z"/>
        </w:rPr>
        <w:pPrChange w:id="783" w:author="Christopher Richard Kruger" w:date="2019-01-17T10:51:00Z">
          <w:pPr>
            <w:pStyle w:val="P-Regular"/>
          </w:pPr>
        </w:pPrChange>
      </w:pPr>
      <m:oMathPara>
        <m:oMath>
          <m:r>
            <w:del w:id="784" w:author="Christopher Richard Kruger" w:date="2019-01-26T12:20:00Z">
              <m:rPr>
                <m:sty m:val="bi"/>
              </m:rPr>
              <w:rPr>
                <w:rFonts w:ascii="Cambria Math" w:hAnsi="Cambria Math"/>
              </w:rPr>
              <m:t>d</m:t>
            </w:del>
          </m:r>
          <m:d>
            <m:dPr>
              <m:ctrlPr>
                <w:del w:id="785" w:author="Christopher Richard Kruger" w:date="2019-01-26T12:20:00Z">
                  <w:rPr>
                    <w:rFonts w:ascii="Cambria Math" w:hAnsi="Cambria Math"/>
                    <w:i/>
                  </w:rPr>
                </w:del>
              </m:ctrlPr>
            </m:dPr>
            <m:e>
              <m:d>
                <m:dPr>
                  <m:ctrlPr>
                    <w:del w:id="786" w:author="Christopher Richard Kruger" w:date="2019-01-26T12:20:00Z">
                      <w:rPr>
                        <w:rFonts w:ascii="Cambria Math" w:hAnsi="Cambria Math"/>
                        <w:i/>
                      </w:rPr>
                    </w:del>
                  </m:ctrlPr>
                </m:dPr>
                <m:e>
                  <m:r>
                    <w:del w:id="787" w:author="Christopher Richard Kruger" w:date="2019-01-26T12:20:00Z">
                      <m:rPr>
                        <m:sty m:val="bi"/>
                      </m:rPr>
                      <w:rPr>
                        <w:rFonts w:ascii="Cambria Math" w:hAnsi="Cambria Math"/>
                      </w:rPr>
                      <m:t>x,y</m:t>
                    </w:del>
                  </m:r>
                </m:e>
              </m:d>
              <m:r>
                <w:del w:id="788" w:author="Christopher Richard Kruger" w:date="2019-01-26T12:20:00Z">
                  <m:rPr>
                    <m:sty m:val="bi"/>
                  </m:rPr>
                  <w:rPr>
                    <w:rFonts w:ascii="Cambria Math" w:hAnsi="Cambria Math"/>
                  </w:rPr>
                  <m:t>,</m:t>
                </w:del>
              </m:r>
              <m:d>
                <m:dPr>
                  <m:ctrlPr>
                    <w:del w:id="789" w:author="Christopher Richard Kruger" w:date="2019-01-26T12:20:00Z">
                      <w:rPr>
                        <w:rFonts w:ascii="Cambria Math" w:hAnsi="Cambria Math"/>
                        <w:i/>
                      </w:rPr>
                    </w:del>
                  </m:ctrlPr>
                </m:dPr>
                <m:e>
                  <m:r>
                    <w:del w:id="790" w:author="Christopher Richard Kruger" w:date="2019-01-26T12:20:00Z">
                      <m:rPr>
                        <m:sty m:val="bi"/>
                      </m:rPr>
                      <w:rPr>
                        <w:rFonts w:ascii="Cambria Math" w:hAnsi="Cambria Math"/>
                      </w:rPr>
                      <m:t>a,b</m:t>
                    </w:del>
                  </m:r>
                </m:e>
              </m:d>
            </m:e>
          </m:d>
          <m:r>
            <w:del w:id="791" w:author="Christopher Richard Kruger" w:date="2019-01-26T12:20:00Z">
              <m:rPr>
                <m:sty m:val="bi"/>
              </m:rPr>
              <w:rPr>
                <w:rFonts w:ascii="Cambria Math" w:hAnsi="Cambria Math"/>
              </w:rPr>
              <m:t xml:space="preserve">= </m:t>
            </w:del>
          </m:r>
          <m:rad>
            <m:radPr>
              <m:degHide m:val="1"/>
              <m:ctrlPr>
                <w:del w:id="792" w:author="Christopher Richard Kruger" w:date="2019-01-26T12:20:00Z">
                  <w:rPr>
                    <w:rFonts w:ascii="Cambria Math" w:hAnsi="Cambria Math"/>
                    <w:i/>
                  </w:rPr>
                </w:del>
              </m:ctrlPr>
            </m:radPr>
            <m:deg/>
            <m:e>
              <m:sSup>
                <m:sSupPr>
                  <m:ctrlPr>
                    <w:del w:id="793" w:author="Christopher Richard Kruger" w:date="2019-01-26T12:20:00Z">
                      <w:rPr>
                        <w:rFonts w:ascii="Cambria Math" w:hAnsi="Cambria Math"/>
                        <w:i/>
                      </w:rPr>
                    </w:del>
                  </m:ctrlPr>
                </m:sSupPr>
                <m:e>
                  <m:r>
                    <w:del w:id="794" w:author="Christopher Richard Kruger" w:date="2019-01-26T12:20:00Z">
                      <m:rPr>
                        <m:sty m:val="bi"/>
                      </m:rPr>
                      <w:rPr>
                        <w:rFonts w:ascii="Cambria Math" w:hAnsi="Cambria Math"/>
                      </w:rPr>
                      <m:t>(x-a)</m:t>
                    </w:del>
                  </m:r>
                </m:e>
                <m:sup>
                  <m:r>
                    <w:del w:id="795" w:author="Christopher Richard Kruger" w:date="2019-01-26T12:20:00Z">
                      <m:rPr>
                        <m:sty m:val="bi"/>
                      </m:rPr>
                      <w:rPr>
                        <w:rFonts w:ascii="Cambria Math" w:hAnsi="Cambria Math"/>
                      </w:rPr>
                      <m:t>2</m:t>
                    </w:del>
                  </m:r>
                </m:sup>
              </m:sSup>
              <m:r>
                <w:del w:id="796" w:author="Christopher Richard Kruger" w:date="2019-01-26T12:20:00Z">
                  <m:rPr>
                    <m:sty m:val="bi"/>
                  </m:rPr>
                  <w:rPr>
                    <w:rFonts w:ascii="Cambria Math" w:hAnsi="Cambria Math"/>
                  </w:rPr>
                  <m:t>+</m:t>
                </w:del>
              </m:r>
              <m:sSup>
                <m:sSupPr>
                  <m:ctrlPr>
                    <w:del w:id="797" w:author="Christopher Richard Kruger" w:date="2019-01-26T12:20:00Z">
                      <w:rPr>
                        <w:rFonts w:ascii="Cambria Math" w:hAnsi="Cambria Math"/>
                        <w:i/>
                      </w:rPr>
                    </w:del>
                  </m:ctrlPr>
                </m:sSupPr>
                <m:e>
                  <m:r>
                    <w:del w:id="798" w:author="Christopher Richard Kruger" w:date="2019-01-26T12:20:00Z">
                      <m:rPr>
                        <m:sty m:val="bi"/>
                      </m:rPr>
                      <w:rPr>
                        <w:rFonts w:ascii="Cambria Math" w:hAnsi="Cambria Math"/>
                      </w:rPr>
                      <m:t>(y-b)</m:t>
                    </w:del>
                  </m:r>
                </m:e>
                <m:sup>
                  <m:r>
                    <w:del w:id="799" w:author="Christopher Richard Kruger" w:date="2019-01-26T12:20:00Z">
                      <m:rPr>
                        <m:sty m:val="bi"/>
                      </m:rPr>
                      <w:rPr>
                        <w:rFonts w:ascii="Cambria Math" w:hAnsi="Cambria Math"/>
                      </w:rPr>
                      <m:t>2</m:t>
                    </w:del>
                  </m:r>
                </m:sup>
              </m:sSup>
            </m:e>
          </m:rad>
        </m:oMath>
      </m:oMathPara>
    </w:p>
    <w:p w14:paraId="2C381F8D" w14:textId="13DF79F3" w:rsidR="009C4699" w:rsidDel="00E8638B" w:rsidRDefault="009C4699">
      <w:pPr>
        <w:pStyle w:val="SB-Sidebar"/>
        <w:rPr>
          <w:del w:id="800" w:author="Christopher Richard Kruger" w:date="2019-01-13T17:41:00Z"/>
        </w:rPr>
        <w:pPrChange w:id="801" w:author="Christopher Richard Kruger" w:date="2018-11-22T16:29:00Z">
          <w:pPr>
            <w:pStyle w:val="P-Regular"/>
          </w:pPr>
        </w:pPrChange>
      </w:pPr>
    </w:p>
    <w:p w14:paraId="43D9FD61" w14:textId="237064E4" w:rsidR="00042888" w:rsidDel="009E72E9" w:rsidRDefault="00042888" w:rsidP="00042888">
      <w:pPr>
        <w:pStyle w:val="P-Regular"/>
        <w:rPr>
          <w:del w:id="802" w:author="Christopher Richard Kruger" w:date="2019-01-26T12:20:00Z"/>
        </w:rPr>
      </w:pPr>
      <w:del w:id="803" w:author="Christopher Richard Kruger" w:date="2019-01-26T12:20:00Z">
        <w:r w:rsidDel="009E72E9">
          <w:delText>Centroids are randomly set at the beginning as points in your n-dimensional space. Each of these centers is fed into the above formula as (a,b), and a point in your space is fed in as (x,y). Distances are calculated between each point and the coordinates of every centroid, with the centroid of smallest distance away chosen as the point’s group. This process can be seen below:</w:delText>
        </w:r>
      </w:del>
    </w:p>
    <w:p w14:paraId="1CDA4E1A" w14:textId="5E7B0E94" w:rsidR="00042888" w:rsidDel="009E72E9" w:rsidRDefault="00042888" w:rsidP="00042888">
      <w:pPr>
        <w:pStyle w:val="P-Regular"/>
        <w:rPr>
          <w:del w:id="804" w:author="Christopher Richard Kruger" w:date="2019-01-26T12:20:00Z"/>
        </w:rPr>
      </w:pPr>
    </w:p>
    <w:p w14:paraId="7DF30971" w14:textId="23A4F771" w:rsidR="00042888" w:rsidDel="009E72E9" w:rsidRDefault="00042888" w:rsidP="00DA730F">
      <w:pPr>
        <w:pStyle w:val="L-Numbers"/>
        <w:rPr>
          <w:del w:id="805" w:author="Christopher Richard Kruger" w:date="2019-01-26T12:20:00Z"/>
        </w:rPr>
      </w:pPr>
      <w:del w:id="806" w:author="Christopher Richard Kruger" w:date="2019-01-26T12:20:00Z">
        <w:r w:rsidDel="009E72E9">
          <w:delText>Random Centroids: [ (2,5) , (8,3) , (4, 5) ]</w:delText>
        </w:r>
      </w:del>
    </w:p>
    <w:p w14:paraId="6FBE379F" w14:textId="6AFCF3C6" w:rsidR="00042888" w:rsidDel="009E72E9" w:rsidRDefault="00042888" w:rsidP="00DA730F">
      <w:pPr>
        <w:pStyle w:val="L-Numbers"/>
        <w:rPr>
          <w:del w:id="807" w:author="Christopher Richard Kruger" w:date="2019-01-26T12:20:00Z"/>
        </w:rPr>
      </w:pPr>
      <w:del w:id="808" w:author="Christopher Richard Kruger" w:date="2019-01-26T12:20:00Z">
        <w:r w:rsidDel="009E72E9">
          <w:delText>Arbitrary point x: (0, 8)</w:delText>
        </w:r>
      </w:del>
    </w:p>
    <w:p w14:paraId="6F68CD77" w14:textId="58873A47" w:rsidR="00042888" w:rsidDel="009E72E9" w:rsidRDefault="00042888" w:rsidP="00DA730F">
      <w:pPr>
        <w:pStyle w:val="L-Numbers"/>
        <w:rPr>
          <w:del w:id="809" w:author="Christopher Richard Kruger" w:date="2019-01-26T12:20:00Z"/>
        </w:rPr>
      </w:pPr>
      <w:del w:id="810" w:author="Christopher Richard Kruger" w:date="2019-01-26T12:20:00Z">
        <w:r w:rsidDel="009E72E9">
          <w:delText xml:space="preserve">Distance from point to each centroid: [ 3.61, 9.43, 5.00 ] </w:delText>
        </w:r>
      </w:del>
    </w:p>
    <w:p w14:paraId="4FB701F0" w14:textId="74E11CBE" w:rsidR="00042888" w:rsidDel="009E72E9" w:rsidRDefault="00042888" w:rsidP="00DA730F">
      <w:pPr>
        <w:pStyle w:val="L-Numbers"/>
        <w:rPr>
          <w:del w:id="811" w:author="Christopher Richard Kruger" w:date="2019-01-26T12:20:00Z"/>
        </w:rPr>
      </w:pPr>
      <w:del w:id="812" w:author="Christopher Richard Kruger" w:date="2019-01-26T12:20:00Z">
        <w:r w:rsidDel="009E72E9">
          <w:delText>Point x is assigned to Centroid 1.</w:delText>
        </w:r>
      </w:del>
    </w:p>
    <w:p w14:paraId="2F8C8E11" w14:textId="174642BD" w:rsidR="00042888" w:rsidRPr="00042888" w:rsidDel="009E72E9" w:rsidRDefault="00042888" w:rsidP="00042888">
      <w:pPr>
        <w:pStyle w:val="P-Regular"/>
        <w:rPr>
          <w:del w:id="813" w:author="Christopher Richard Kruger" w:date="2019-01-26T12:20:00Z"/>
        </w:rPr>
      </w:pPr>
      <w:del w:id="814" w:author="Christopher Richard Kruger" w:date="2019-01-26T12:20:00Z">
        <w:r w:rsidDel="009E72E9">
          <w:delText xml:space="preserve">This process is repeated for every point in the dataset until each point is assigned to a cluster. After each point is assigned, the mean point is calculated among all of the points </w:delText>
        </w:r>
        <w:r w:rsidRPr="00123998" w:rsidDel="009E72E9">
          <w:delText>within</w:delText>
        </w:r>
        <w:r w:rsidDel="009E72E9">
          <w:delText xml:space="preserve"> each cluster. Calculation of mean among these points is the same as calculating a mean between single integers. An example of this can be seen here:</w:delText>
        </w:r>
      </w:del>
    </w:p>
    <w:p w14:paraId="3E32E11E" w14:textId="73454A6F" w:rsidR="00042888" w:rsidRPr="00042888" w:rsidDel="009E72E9" w:rsidRDefault="00042888" w:rsidP="00DA730F">
      <w:pPr>
        <w:pStyle w:val="L-Numbers"/>
        <w:numPr>
          <w:ilvl w:val="0"/>
          <w:numId w:val="48"/>
        </w:numPr>
        <w:rPr>
          <w:del w:id="815" w:author="Christopher Richard Kruger" w:date="2019-01-26T12:20:00Z"/>
        </w:rPr>
      </w:pPr>
      <w:del w:id="816" w:author="Christopher Richard Kruger" w:date="2019-01-26T12:20:00Z">
        <w:r w:rsidDel="009E72E9">
          <w:delText>Cluster 1 Membership: [ (0,8), (3,8), (3,4) ]</w:delText>
        </w:r>
      </w:del>
    </w:p>
    <w:p w14:paraId="40F3058E" w14:textId="3A3EFDB0" w:rsidR="00042888" w:rsidDel="009E72E9" w:rsidRDefault="00042888" w:rsidP="00DA730F">
      <w:pPr>
        <w:pStyle w:val="L-Numbers"/>
        <w:rPr>
          <w:del w:id="817" w:author="Christopher Richard Kruger" w:date="2019-01-26T12:20:00Z"/>
        </w:rPr>
      </w:pPr>
      <w:del w:id="818" w:author="Christopher Richard Kruger" w:date="2019-01-26T12:20:00Z">
        <w:r w:rsidDel="009E72E9">
          <w:delText>Mean point calculation: [ (0+3+3)/3 , (8+8+4)/3 ] = (2, 6.67)</w:delText>
        </w:r>
      </w:del>
    </w:p>
    <w:p w14:paraId="4628E144" w14:textId="47C538FE" w:rsidR="00042888" w:rsidDel="009E72E9" w:rsidRDefault="00042888" w:rsidP="00DA730F">
      <w:pPr>
        <w:pStyle w:val="L-Numbers"/>
        <w:rPr>
          <w:del w:id="819" w:author="Christopher Richard Kruger" w:date="2019-01-26T12:20:00Z"/>
        </w:rPr>
      </w:pPr>
      <w:del w:id="820" w:author="Christopher Richard Kruger" w:date="2019-01-26T12:20:00Z">
        <w:r w:rsidDel="009E72E9">
          <w:delText>Centroid for Cluster one becomes (2, 6.67)</w:delText>
        </w:r>
      </w:del>
    </w:p>
    <w:p w14:paraId="2956CEE3" w14:textId="12C5F01F" w:rsidR="00042888" w:rsidDel="009E72E9" w:rsidRDefault="00042888" w:rsidP="00DA730F">
      <w:pPr>
        <w:pStyle w:val="L-Numbers"/>
        <w:rPr>
          <w:del w:id="821" w:author="Christopher Richard Kruger" w:date="2019-01-26T12:20:00Z"/>
        </w:rPr>
      </w:pPr>
      <w:del w:id="822" w:author="Christopher Richard Kruger" w:date="2019-01-26T12:20:00Z">
        <w:r w:rsidDel="009E72E9">
          <w:delText>Repeat process until distance between new and old centroids = 0</w:delText>
        </w:r>
      </w:del>
    </w:p>
    <w:p w14:paraId="4D9A8EDA" w14:textId="612FF241" w:rsidR="0076440F" w:rsidRPr="00C267D9" w:rsidDel="009E72E9" w:rsidRDefault="0076440F">
      <w:pPr>
        <w:pStyle w:val="P-Regular"/>
        <w:rPr>
          <w:del w:id="823" w:author="Christopher Richard Kruger" w:date="2019-01-26T12:20:00Z"/>
          <w:rStyle w:val="P-Keyword"/>
          <w:b w:val="0"/>
          <w:u w:val="none"/>
          <w:shd w:val="clear" w:color="auto" w:fill="auto"/>
          <w:rPrChange w:id="824" w:author="Christopher Richard Kruger" w:date="2019-01-17T11:21:00Z">
            <w:rPr>
              <w:del w:id="825" w:author="Christopher Richard Kruger" w:date="2019-01-26T12:20:00Z"/>
            </w:rPr>
          </w:rPrChange>
        </w:rPr>
        <w:pPrChange w:id="826" w:author="Christopher Richard Kruger" w:date="2019-01-17T11:21:00Z">
          <w:pPr>
            <w:pStyle w:val="P-Regular"/>
            <w:ind w:left="720"/>
          </w:pPr>
        </w:pPrChange>
      </w:pPr>
    </w:p>
    <w:p w14:paraId="226A18B5" w14:textId="7A67854D" w:rsidR="00D41DFE" w:rsidDel="009C4699" w:rsidRDefault="00D41DFE" w:rsidP="00393501">
      <w:pPr>
        <w:pStyle w:val="H2-General"/>
        <w:rPr>
          <w:ins w:id="827" w:author="Rutuja Yerunkar" w:date="2018-11-22T15:14:00Z"/>
          <w:del w:id="828" w:author="Christopher Richard Kruger" w:date="2018-11-22T16:33:00Z"/>
        </w:rPr>
      </w:pPr>
      <w:ins w:id="829" w:author="Rutuja Yerunkar" w:date="2018-11-22T15:14:00Z">
        <w:del w:id="830" w:author="Christopher Richard Kruger" w:date="2018-11-22T16:33:00Z">
          <w:r w:rsidDel="009C4699">
            <w:delText xml:space="preserve"> </w:delText>
          </w:r>
        </w:del>
      </w:ins>
    </w:p>
    <w:p w14:paraId="5B42A1B5" w14:textId="7D88DFBF" w:rsidR="00393501" w:rsidDel="00367119" w:rsidRDefault="00393501">
      <w:pPr>
        <w:pStyle w:val="H2-General"/>
        <w:rPr>
          <w:del w:id="831" w:author="Christopher Richard Kruger" w:date="2018-11-22T16:32:00Z"/>
        </w:rPr>
      </w:pPr>
      <w:del w:id="832" w:author="Christopher Richard Kruger" w:date="2019-01-26T12:20:00Z">
        <w:r w:rsidDel="009E72E9">
          <w:delText>Activity</w:delText>
        </w:r>
      </w:del>
      <w:ins w:id="833" w:author="Rutuja Yerunkar" w:date="2018-11-22T15:15:00Z">
        <w:del w:id="834" w:author="Christopher Richard Kruger" w:date="2019-01-26T12:20:00Z">
          <w:r w:rsidR="00D41DFE" w:rsidDel="009E72E9">
            <w:delText xml:space="preserve"> 2</w:delText>
          </w:r>
        </w:del>
      </w:ins>
      <w:del w:id="835" w:author="Christopher Richard Kruger" w:date="2019-01-26T12:20:00Z">
        <w:r w:rsidDel="009E72E9">
          <w:delText xml:space="preserve">: </w:delText>
        </w:r>
      </w:del>
      <w:ins w:id="836" w:author="Rutuja Yerunkar" w:date="2018-11-22T15:14:00Z">
        <w:del w:id="837" w:author="Christopher Richard Kruger" w:date="2019-01-26T12:20:00Z">
          <w:r w:rsidR="00D41DFE" w:rsidDel="009E72E9">
            <w:delText xml:space="preserve">Implementing </w:delText>
          </w:r>
        </w:del>
      </w:ins>
      <w:del w:id="838" w:author="Christopher Richard Kruger" w:date="2019-01-26T12:20:00Z">
        <w:r w:rsidDel="009E72E9">
          <w:delText>K-Means Clustering</w:delText>
        </w:r>
      </w:del>
    </w:p>
    <w:p w14:paraId="2642814F" w14:textId="0D56FA7B" w:rsidR="00042888" w:rsidDel="009C4699" w:rsidRDefault="00042888" w:rsidP="0080424C">
      <w:pPr>
        <w:pStyle w:val="P-Regular"/>
        <w:rPr>
          <w:del w:id="839" w:author="Christopher Richard Kruger" w:date="2018-11-22T16:33:00Z"/>
        </w:rPr>
      </w:pPr>
      <w:del w:id="840" w:author="Christopher Richard Kruger" w:date="2018-11-22T16:33:00Z">
        <w:r w:rsidDel="009C4699">
          <w:delText xml:space="preserve">In this activity you will take </w:delText>
        </w:r>
      </w:del>
      <w:del w:id="841" w:author="Christopher Richard Kruger" w:date="2019-01-26T12:20:00Z">
        <w:r w:rsidDel="009E72E9">
          <w:delText>what you have learned in the above sections and implement K-Means from scratch in Python. Please open your favorite editing platform and try the following:</w:delText>
        </w:r>
      </w:del>
    </w:p>
    <w:p w14:paraId="60678465" w14:textId="5CD3F5CE" w:rsidR="00042888" w:rsidDel="009E72E9" w:rsidRDefault="00042888" w:rsidP="0080424C">
      <w:pPr>
        <w:pStyle w:val="P-Regular"/>
        <w:rPr>
          <w:del w:id="842" w:author="Christopher Richard Kruger" w:date="2019-01-26T12:20:00Z"/>
        </w:rPr>
      </w:pPr>
    </w:p>
    <w:p w14:paraId="7E4F0894" w14:textId="0A8ADAE8" w:rsidR="00042888" w:rsidDel="009E72E9" w:rsidRDefault="00042888" w:rsidP="00DA730F">
      <w:pPr>
        <w:pStyle w:val="L-Numbers"/>
        <w:numPr>
          <w:ilvl w:val="0"/>
          <w:numId w:val="49"/>
        </w:numPr>
        <w:rPr>
          <w:del w:id="843" w:author="Christopher Richard Kruger" w:date="2019-01-26T12:20:00Z"/>
        </w:rPr>
      </w:pPr>
      <w:del w:id="844" w:author="Christopher Richard Kruger" w:date="2019-01-26T12:20:00Z">
        <w:r w:rsidDel="009E72E9">
          <w:delText>Using NumPy and the above Euclidean distance formula, write a function that calculates the distance between two coordinates.</w:delText>
        </w:r>
      </w:del>
    </w:p>
    <w:p w14:paraId="39091991" w14:textId="1696A9C4" w:rsidR="00042888" w:rsidDel="009E72E9" w:rsidRDefault="00042888" w:rsidP="00D41DFE">
      <w:pPr>
        <w:pStyle w:val="L-Numbers"/>
        <w:rPr>
          <w:del w:id="845" w:author="Christopher Richard Kruger" w:date="2019-01-26T12:20:00Z"/>
        </w:rPr>
      </w:pPr>
      <w:del w:id="846" w:author="Christopher Richard Kruger" w:date="2019-01-26T12:20:00Z">
        <w:r w:rsidDel="009E72E9">
          <w:delText>Write a function that calculates the distance from centroids to each of the points in your dataset and returns the cluster membership.</w:delText>
        </w:r>
      </w:del>
    </w:p>
    <w:p w14:paraId="2D2696A2" w14:textId="2CFB773B" w:rsidR="00042888" w:rsidDel="009C4699" w:rsidRDefault="00042888">
      <w:pPr>
        <w:pStyle w:val="L-Numbers"/>
        <w:rPr>
          <w:del w:id="847" w:author="Christopher Richard Kruger" w:date="2018-11-22T16:33:00Z"/>
        </w:rPr>
      </w:pPr>
      <w:del w:id="848" w:author="Christopher Richard Kruger" w:date="2019-01-26T12:20:00Z">
        <w:r w:rsidDel="009E72E9">
          <w:delText>Write a K-Means function that takes in a dataset and number of clusters (K) and returns final cluster centroids, as well as the data points that make up that cluster’s membership.</w:delText>
        </w:r>
      </w:del>
    </w:p>
    <w:p w14:paraId="3C6D9F37" w14:textId="4619E0A9" w:rsidR="00042888" w:rsidDel="009E72E9" w:rsidRDefault="00042888">
      <w:pPr>
        <w:pStyle w:val="L-Numbers"/>
        <w:numPr>
          <w:ilvl w:val="0"/>
          <w:numId w:val="0"/>
        </w:numPr>
        <w:ind w:left="786"/>
        <w:rPr>
          <w:del w:id="849" w:author="Christopher Richard Kruger" w:date="2019-01-26T12:20:00Z"/>
        </w:rPr>
        <w:pPrChange w:id="850" w:author="Christopher Richard Kruger" w:date="2018-11-22T16:34:00Z">
          <w:pPr>
            <w:pStyle w:val="P-Regular"/>
          </w:pPr>
        </w:pPrChange>
      </w:pPr>
    </w:p>
    <w:p w14:paraId="5481DD11" w14:textId="453CC215" w:rsidR="00042888" w:rsidDel="009E72E9" w:rsidRDefault="00042888" w:rsidP="00042888">
      <w:pPr>
        <w:pStyle w:val="P-Regular"/>
        <w:rPr>
          <w:del w:id="851" w:author="Christopher Richard Kruger" w:date="2019-01-26T12:20:00Z"/>
          <w:rStyle w:val="P-URL"/>
        </w:rPr>
      </w:pPr>
      <w:del w:id="852" w:author="Christopher Richard Kruger" w:date="2019-01-26T12:20:00Z">
        <w:r w:rsidDel="009E72E9">
          <w:delText xml:space="preserve">After implementing K-Means from scratch, apply your custom algorithm to the Iris dataset located here: </w:delText>
        </w:r>
        <w:r w:rsidR="00245420" w:rsidDel="009E72E9">
          <w:rPr>
            <w:rStyle w:val="Hyperlink"/>
            <w:shd w:val="clear" w:color="auto" w:fill="00FA00"/>
          </w:rPr>
          <w:fldChar w:fldCharType="begin"/>
        </w:r>
        <w:r w:rsidR="00245420" w:rsidDel="009E72E9">
          <w:rPr>
            <w:rStyle w:val="Hyperlink"/>
            <w:shd w:val="clear" w:color="auto" w:fill="00FA00"/>
          </w:rPr>
          <w:delInstrText xml:space="preserve"> HYPERLINK "https://archive.ics.uci.edu/ml/datasets/iris" </w:delInstrText>
        </w:r>
        <w:r w:rsidR="00245420" w:rsidDel="009E72E9">
          <w:rPr>
            <w:rStyle w:val="Hyperlink"/>
            <w:shd w:val="clear" w:color="auto" w:fill="00FA00"/>
          </w:rPr>
          <w:fldChar w:fldCharType="separate"/>
        </w:r>
        <w:r w:rsidRPr="009763D1" w:rsidDel="009E72E9">
          <w:rPr>
            <w:rStyle w:val="Hyperlink"/>
            <w:shd w:val="clear" w:color="auto" w:fill="00FA00"/>
          </w:rPr>
          <w:delText>https://archive.ics.uci.edu/ml/datasets/iris</w:delText>
        </w:r>
        <w:r w:rsidR="00245420" w:rsidDel="009E72E9">
          <w:rPr>
            <w:rStyle w:val="Hyperlink"/>
            <w:shd w:val="clear" w:color="auto" w:fill="00FA00"/>
          </w:rPr>
          <w:fldChar w:fldCharType="end"/>
        </w:r>
      </w:del>
    </w:p>
    <w:p w14:paraId="150AB816" w14:textId="561DE1C9" w:rsidR="00042888" w:rsidRPr="00DA730F" w:rsidDel="009E72E9" w:rsidRDefault="00042888" w:rsidP="00DA730F">
      <w:pPr>
        <w:pStyle w:val="P-Regular"/>
        <w:rPr>
          <w:del w:id="853" w:author="Christopher Richard Kruger" w:date="2019-01-26T12:20:00Z"/>
        </w:rPr>
      </w:pPr>
      <w:del w:id="854" w:author="Christopher Richard Kruger" w:date="2019-01-26T12:20:00Z">
        <w:r w:rsidRPr="00DA730F" w:rsidDel="009E72E9">
          <w:delText>Remove the classes supplied in this dataset and see if your K-Means algorithm can group the different Iris species into their proper groups just based on plant characteristics!</w:delText>
        </w:r>
      </w:del>
    </w:p>
    <w:p w14:paraId="5744CE7A" w14:textId="7515CF60" w:rsidR="00F96409" w:rsidDel="009E72E9" w:rsidRDefault="00F96409" w:rsidP="00042888">
      <w:pPr>
        <w:pStyle w:val="P-Regular"/>
        <w:rPr>
          <w:del w:id="855" w:author="Christopher Richard Kruger" w:date="2019-01-26T12:20:00Z"/>
        </w:rPr>
      </w:pPr>
    </w:p>
    <w:p w14:paraId="0DFF1876" w14:textId="1BEF0C76" w:rsidR="009C4699" w:rsidRDefault="00116E7B" w:rsidP="009C4699">
      <w:pPr>
        <w:pStyle w:val="H2-General"/>
        <w:rPr>
          <w:ins w:id="856" w:author="Christopher Richard Kruger" w:date="2018-11-22T16:37:00Z"/>
        </w:rPr>
      </w:pPr>
      <w:ins w:id="857" w:author="Rutuja Yerunkar" w:date="2018-11-22T16:26:00Z">
        <w:del w:id="858" w:author="Christopher Richard Kruger" w:date="2018-11-22T16:34:00Z">
          <w:r w:rsidDel="009C4699">
            <w:delText xml:space="preserve"> </w:delText>
          </w:r>
        </w:del>
      </w:ins>
      <w:ins w:id="859" w:author="Christopher Richard Kruger" w:date="2018-11-22T16:35:00Z">
        <w:r w:rsidR="009C4699">
          <w:t>Practice Questions</w:t>
        </w:r>
      </w:ins>
    </w:p>
    <w:p w14:paraId="7ABBEA72" w14:textId="29147002" w:rsidR="00E70859" w:rsidRDefault="000E35FE" w:rsidP="000E35FE">
      <w:pPr>
        <w:pStyle w:val="P-Regular"/>
        <w:numPr>
          <w:ilvl w:val="0"/>
          <w:numId w:val="55"/>
        </w:numPr>
        <w:rPr>
          <w:ins w:id="860" w:author="Christopher Richard Kruger" w:date="2019-01-28T17:24:00Z"/>
        </w:rPr>
      </w:pPr>
      <w:ins w:id="861" w:author="Christopher Richard Kruger" w:date="2019-01-28T17:24:00Z">
        <w:r>
          <w:t>The two approaches to Hierarchical Clustering are Agglomerative and Degenerative</w:t>
        </w:r>
      </w:ins>
    </w:p>
    <w:p w14:paraId="1019B500" w14:textId="3372FF29" w:rsidR="000E35FE" w:rsidRDefault="000E35FE" w:rsidP="000E35FE">
      <w:pPr>
        <w:pStyle w:val="P-Regular"/>
        <w:numPr>
          <w:ilvl w:val="1"/>
          <w:numId w:val="55"/>
        </w:numPr>
        <w:rPr>
          <w:ins w:id="862" w:author="Christopher Richard Kruger" w:date="2019-01-28T17:24:00Z"/>
        </w:rPr>
      </w:pPr>
      <w:ins w:id="863" w:author="Christopher Richard Kruger" w:date="2019-01-28T17:24:00Z">
        <w:r>
          <w:t>True</w:t>
        </w:r>
      </w:ins>
    </w:p>
    <w:p w14:paraId="5DB38735" w14:textId="69C0DCED" w:rsidR="000E35FE" w:rsidRDefault="000E35FE" w:rsidP="000E35FE">
      <w:pPr>
        <w:pStyle w:val="P-Regular"/>
        <w:numPr>
          <w:ilvl w:val="1"/>
          <w:numId w:val="55"/>
        </w:numPr>
        <w:rPr>
          <w:ins w:id="864" w:author="Christopher Richard Kruger" w:date="2019-01-28T17:24:00Z"/>
        </w:rPr>
      </w:pPr>
      <w:ins w:id="865" w:author="Christopher Richard Kruger" w:date="2019-01-28T17:24:00Z">
        <w:r>
          <w:t>False</w:t>
        </w:r>
      </w:ins>
    </w:p>
    <w:p w14:paraId="26E8570D" w14:textId="327BBBCC" w:rsidR="000E35FE" w:rsidRDefault="001B10C7" w:rsidP="000E35FE">
      <w:pPr>
        <w:pStyle w:val="P-Regular"/>
        <w:numPr>
          <w:ilvl w:val="0"/>
          <w:numId w:val="55"/>
        </w:numPr>
        <w:rPr>
          <w:ins w:id="866" w:author="Christopher Richard Kruger" w:date="2019-01-28T17:25:00Z"/>
        </w:rPr>
      </w:pPr>
      <w:ins w:id="867" w:author="Christopher Richard Kruger" w:date="2019-01-28T17:24:00Z">
        <w:r>
          <w:t xml:space="preserve">Which of these linkage criteria can be used to determine </w:t>
        </w:r>
      </w:ins>
      <w:ins w:id="868" w:author="Christopher Richard Kruger" w:date="2019-01-28T17:25:00Z">
        <w:r>
          <w:t>distances between clusters?</w:t>
        </w:r>
      </w:ins>
    </w:p>
    <w:p w14:paraId="4FE05601" w14:textId="5AC8EDFA" w:rsidR="001B10C7" w:rsidRDefault="001B10C7" w:rsidP="001B10C7">
      <w:pPr>
        <w:pStyle w:val="P-Regular"/>
        <w:numPr>
          <w:ilvl w:val="1"/>
          <w:numId w:val="55"/>
        </w:numPr>
        <w:rPr>
          <w:ins w:id="869" w:author="Christopher Richard Kruger" w:date="2019-01-28T17:25:00Z"/>
        </w:rPr>
      </w:pPr>
      <w:ins w:id="870" w:author="Christopher Richard Kruger" w:date="2019-01-28T17:25:00Z">
        <w:r>
          <w:t>Complete</w:t>
        </w:r>
      </w:ins>
    </w:p>
    <w:p w14:paraId="695E65EA" w14:textId="779CA887" w:rsidR="001B10C7" w:rsidRDefault="001B10C7" w:rsidP="001B10C7">
      <w:pPr>
        <w:pStyle w:val="P-Regular"/>
        <w:numPr>
          <w:ilvl w:val="1"/>
          <w:numId w:val="55"/>
        </w:numPr>
        <w:rPr>
          <w:ins w:id="871" w:author="Christopher Richard Kruger" w:date="2019-01-28T17:26:00Z"/>
        </w:rPr>
      </w:pPr>
      <w:ins w:id="872" w:author="Christopher Richard Kruger" w:date="2019-01-28T17:26:00Z">
        <w:r>
          <w:t>Single</w:t>
        </w:r>
      </w:ins>
    </w:p>
    <w:p w14:paraId="4FFA4D36" w14:textId="465B7437" w:rsidR="001B10C7" w:rsidRDefault="001B10C7" w:rsidP="001B10C7">
      <w:pPr>
        <w:pStyle w:val="P-Regular"/>
        <w:numPr>
          <w:ilvl w:val="1"/>
          <w:numId w:val="55"/>
        </w:numPr>
        <w:rPr>
          <w:ins w:id="873" w:author="Christopher Richard Kruger" w:date="2019-01-28T17:26:00Z"/>
        </w:rPr>
      </w:pPr>
      <w:ins w:id="874" w:author="Christopher Richard Kruger" w:date="2019-01-28T17:26:00Z">
        <w:r>
          <w:t>Centroid</w:t>
        </w:r>
      </w:ins>
    </w:p>
    <w:p w14:paraId="3D862D35" w14:textId="6570DD8F" w:rsidR="001B10C7" w:rsidRDefault="001B10C7" w:rsidP="001B10C7">
      <w:pPr>
        <w:pStyle w:val="P-Regular"/>
        <w:numPr>
          <w:ilvl w:val="1"/>
          <w:numId w:val="55"/>
        </w:numPr>
        <w:rPr>
          <w:ins w:id="875" w:author="Christopher Richard Kruger" w:date="2019-01-28T17:26:00Z"/>
        </w:rPr>
      </w:pPr>
      <w:ins w:id="876" w:author="Christopher Richard Kruger" w:date="2019-01-28T17:26:00Z">
        <w:r>
          <w:t>All of the above</w:t>
        </w:r>
      </w:ins>
    </w:p>
    <w:p w14:paraId="35F0A22C" w14:textId="166DE340" w:rsidR="001B10C7" w:rsidRDefault="00672968" w:rsidP="001B10C7">
      <w:pPr>
        <w:pStyle w:val="P-Regular"/>
        <w:numPr>
          <w:ilvl w:val="0"/>
          <w:numId w:val="55"/>
        </w:numPr>
        <w:rPr>
          <w:ins w:id="877" w:author="Christopher Richard Kruger" w:date="2019-01-28T17:26:00Z"/>
        </w:rPr>
      </w:pPr>
      <w:ins w:id="878" w:author="Christopher Richard Kruger" w:date="2019-01-29T09:29:00Z">
        <w:r>
          <w:t xml:space="preserve">Hierarchies are </w:t>
        </w:r>
      </w:ins>
      <w:ins w:id="879" w:author="Christopher Richard Kruger" w:date="2019-01-29T14:03:00Z">
        <w:r w:rsidR="000D7971">
          <w:t>t</w:t>
        </w:r>
      </w:ins>
      <w:ins w:id="880" w:author="Christopher Richard Kruger" w:date="2019-01-29T09:29:00Z">
        <w:r>
          <w:t xml:space="preserve">he </w:t>
        </w:r>
      </w:ins>
      <w:ins w:id="881" w:author="Christopher Richard Kruger" w:date="2019-01-29T14:03:00Z">
        <w:r w:rsidR="000D7971">
          <w:t>most efficient</w:t>
        </w:r>
      </w:ins>
      <w:ins w:id="882" w:author="Christopher Richard Kruger" w:date="2019-01-29T09:29:00Z">
        <w:r>
          <w:t xml:space="preserve"> way to convey information about a data set</w:t>
        </w:r>
      </w:ins>
    </w:p>
    <w:p w14:paraId="79CABDFA" w14:textId="43231510" w:rsidR="001B10C7" w:rsidRDefault="00672968" w:rsidP="001B10C7">
      <w:pPr>
        <w:pStyle w:val="P-Regular"/>
        <w:numPr>
          <w:ilvl w:val="1"/>
          <w:numId w:val="55"/>
        </w:numPr>
        <w:rPr>
          <w:ins w:id="883" w:author="Christopher Richard Kruger" w:date="2019-01-29T09:29:00Z"/>
        </w:rPr>
      </w:pPr>
      <w:ins w:id="884" w:author="Christopher Richard Kruger" w:date="2019-01-29T09:29:00Z">
        <w:r>
          <w:t>True</w:t>
        </w:r>
      </w:ins>
    </w:p>
    <w:p w14:paraId="33EBD6E9" w14:textId="31EF246C" w:rsidR="00672968" w:rsidRDefault="00672968" w:rsidP="001B10C7">
      <w:pPr>
        <w:pStyle w:val="P-Regular"/>
        <w:numPr>
          <w:ilvl w:val="1"/>
          <w:numId w:val="55"/>
        </w:numPr>
        <w:rPr>
          <w:ins w:id="885" w:author="Christopher Richard Kruger" w:date="2019-01-29T09:29:00Z"/>
        </w:rPr>
      </w:pPr>
      <w:ins w:id="886" w:author="Christopher Richard Kruger" w:date="2019-01-29T09:29:00Z">
        <w:r>
          <w:lastRenderedPageBreak/>
          <w:t>False</w:t>
        </w:r>
      </w:ins>
    </w:p>
    <w:p w14:paraId="5325104A" w14:textId="5822E375" w:rsidR="008215B6" w:rsidRDefault="008215B6" w:rsidP="00672968">
      <w:pPr>
        <w:pStyle w:val="P-Regular"/>
        <w:numPr>
          <w:ilvl w:val="0"/>
          <w:numId w:val="55"/>
        </w:numPr>
        <w:rPr>
          <w:ins w:id="887" w:author="Christopher Richard Kruger" w:date="2019-01-29T14:04:00Z"/>
        </w:rPr>
      </w:pPr>
      <w:ins w:id="888" w:author="Christopher Richard Kruger" w:date="2019-01-29T14:04:00Z">
        <w:r>
          <w:t>How is Hierarchical Clustering a better approach to clustering than K-Means?</w:t>
        </w:r>
      </w:ins>
    </w:p>
    <w:p w14:paraId="3E54FF41" w14:textId="5E4BBE27" w:rsidR="00672968" w:rsidRDefault="008215B6" w:rsidP="008215B6">
      <w:pPr>
        <w:pStyle w:val="P-Regular"/>
        <w:numPr>
          <w:ilvl w:val="1"/>
          <w:numId w:val="55"/>
        </w:numPr>
        <w:rPr>
          <w:ins w:id="889" w:author="Christopher Richard Kruger" w:date="2019-01-29T14:04:00Z"/>
        </w:rPr>
      </w:pPr>
      <w:ins w:id="890" w:author="Christopher Richard Kruger" w:date="2019-01-29T14:04:00Z">
        <w:r>
          <w:t>It is faster than K-Means</w:t>
        </w:r>
      </w:ins>
    </w:p>
    <w:p w14:paraId="7BC6D783" w14:textId="3245B0D9" w:rsidR="008215B6" w:rsidRDefault="008215B6" w:rsidP="008215B6">
      <w:pPr>
        <w:pStyle w:val="P-Regular"/>
        <w:numPr>
          <w:ilvl w:val="1"/>
          <w:numId w:val="55"/>
        </w:numPr>
        <w:rPr>
          <w:ins w:id="891" w:author="Christopher Richard Kruger" w:date="2019-01-29T14:05:00Z"/>
        </w:rPr>
      </w:pPr>
      <w:ins w:id="892" w:author="Christopher Richard Kruger" w:date="2019-01-29T14:04:00Z">
        <w:r>
          <w:t xml:space="preserve">You don’t need </w:t>
        </w:r>
      </w:ins>
      <w:ins w:id="893" w:author="Christopher Richard Kruger" w:date="2019-01-29T14:05:00Z">
        <w:r>
          <w:t>to determine number of clusters a priori</w:t>
        </w:r>
      </w:ins>
    </w:p>
    <w:p w14:paraId="369E46BB" w14:textId="29EEDF0C" w:rsidR="008215B6" w:rsidRDefault="008215B6" w:rsidP="008215B6">
      <w:pPr>
        <w:pStyle w:val="P-Regular"/>
        <w:numPr>
          <w:ilvl w:val="1"/>
          <w:numId w:val="55"/>
        </w:numPr>
        <w:rPr>
          <w:ins w:id="894" w:author="Christopher Richard Kruger" w:date="2019-01-29T14:06:00Z"/>
        </w:rPr>
      </w:pPr>
      <w:ins w:id="895" w:author="Christopher Richard Kruger" w:date="2019-01-29T14:06:00Z">
        <w:r>
          <w:t>It handles simple data sets in a more efficient manner</w:t>
        </w:r>
      </w:ins>
    </w:p>
    <w:p w14:paraId="4BEF9B43" w14:textId="2D70E391" w:rsidR="008215B6" w:rsidRDefault="008215B6" w:rsidP="008215B6">
      <w:pPr>
        <w:pStyle w:val="P-Regular"/>
        <w:numPr>
          <w:ilvl w:val="1"/>
          <w:numId w:val="55"/>
        </w:numPr>
        <w:rPr>
          <w:ins w:id="896" w:author="Christopher Richard Kruger" w:date="2019-01-29T14:06:00Z"/>
        </w:rPr>
      </w:pPr>
      <w:ins w:id="897" w:author="Christopher Richard Kruger" w:date="2019-01-29T14:06:00Z">
        <w:r>
          <w:t>All of the above</w:t>
        </w:r>
      </w:ins>
    </w:p>
    <w:p w14:paraId="5ED6F915" w14:textId="6259A844" w:rsidR="008215B6" w:rsidRDefault="008215B6" w:rsidP="008215B6">
      <w:pPr>
        <w:pStyle w:val="P-Regular"/>
        <w:numPr>
          <w:ilvl w:val="0"/>
          <w:numId w:val="55"/>
        </w:numPr>
        <w:rPr>
          <w:ins w:id="898" w:author="Christopher Richard Kruger" w:date="2019-01-29T14:06:00Z"/>
        </w:rPr>
      </w:pPr>
      <w:ins w:id="899" w:author="Christopher Richard Kruger" w:date="2019-01-29T14:06:00Z">
        <w:r>
          <w:t>How is K-Means a better approach to clustering than Hierarchical Clustering?</w:t>
        </w:r>
      </w:ins>
    </w:p>
    <w:p w14:paraId="24992A26" w14:textId="1FA7ACD8" w:rsidR="008215B6" w:rsidRDefault="008215B6" w:rsidP="008215B6">
      <w:pPr>
        <w:pStyle w:val="P-Regular"/>
        <w:numPr>
          <w:ilvl w:val="1"/>
          <w:numId w:val="55"/>
        </w:numPr>
        <w:rPr>
          <w:ins w:id="900" w:author="Christopher Richard Kruger" w:date="2019-01-29T14:06:00Z"/>
        </w:rPr>
      </w:pPr>
      <w:ins w:id="901" w:author="Christopher Richard Kruger" w:date="2019-01-29T14:06:00Z">
        <w:r>
          <w:t>It is faster than Hierarchical Clustering</w:t>
        </w:r>
      </w:ins>
    </w:p>
    <w:p w14:paraId="7E9EA17F" w14:textId="2651C1DE" w:rsidR="008215B6" w:rsidRDefault="008215B6" w:rsidP="008215B6">
      <w:pPr>
        <w:pStyle w:val="P-Regular"/>
        <w:numPr>
          <w:ilvl w:val="1"/>
          <w:numId w:val="55"/>
        </w:numPr>
        <w:rPr>
          <w:ins w:id="902" w:author="Christopher Richard Kruger" w:date="2019-01-29T14:06:00Z"/>
        </w:rPr>
      </w:pPr>
      <w:ins w:id="903" w:author="Christopher Richard Kruger" w:date="2019-01-29T14:06:00Z">
        <w:r>
          <w:t>It is slower but more accurate</w:t>
        </w:r>
      </w:ins>
    </w:p>
    <w:p w14:paraId="29872C47" w14:textId="241CE1FD" w:rsidR="008215B6" w:rsidRDefault="008215B6" w:rsidP="008215B6">
      <w:pPr>
        <w:pStyle w:val="P-Regular"/>
        <w:numPr>
          <w:ilvl w:val="1"/>
          <w:numId w:val="55"/>
        </w:numPr>
        <w:rPr>
          <w:ins w:id="904" w:author="Christopher Richard Kruger" w:date="2019-01-29T14:07:00Z"/>
        </w:rPr>
      </w:pPr>
      <w:ins w:id="905" w:author="Christopher Richard Kruger" w:date="2019-01-29T14:07:00Z">
        <w:r>
          <w:t>You don’t need to determine what K is a priori</w:t>
        </w:r>
      </w:ins>
    </w:p>
    <w:p w14:paraId="03167EBB" w14:textId="34C50E38" w:rsidR="008215B6" w:rsidRDefault="008215B6" w:rsidP="008215B6">
      <w:pPr>
        <w:pStyle w:val="P-Regular"/>
        <w:numPr>
          <w:ilvl w:val="1"/>
          <w:numId w:val="55"/>
        </w:numPr>
        <w:rPr>
          <w:ins w:id="906" w:author="Christopher Richard Kruger" w:date="2019-01-29T14:07:00Z"/>
        </w:rPr>
      </w:pPr>
      <w:ins w:id="907" w:author="Christopher Richard Kruger" w:date="2019-01-29T14:07:00Z">
        <w:r>
          <w:t>K-Means is much more complex but more accurate</w:t>
        </w:r>
      </w:ins>
    </w:p>
    <w:p w14:paraId="06BF57A2" w14:textId="50FDAA32" w:rsidR="008215B6" w:rsidRDefault="006745D1" w:rsidP="008215B6">
      <w:pPr>
        <w:pStyle w:val="P-Regular"/>
        <w:numPr>
          <w:ilvl w:val="0"/>
          <w:numId w:val="55"/>
        </w:numPr>
        <w:rPr>
          <w:ins w:id="908" w:author="Christopher Richard Kruger" w:date="2019-01-29T14:08:00Z"/>
        </w:rPr>
      </w:pPr>
      <w:ins w:id="909" w:author="Christopher Richard Kruger" w:date="2019-01-29T14:07:00Z">
        <w:r>
          <w:t>A hier</w:t>
        </w:r>
      </w:ins>
      <w:ins w:id="910" w:author="Christopher Richard Kruger" w:date="2019-01-29T14:08:00Z">
        <w:r>
          <w:t>archy shows the relationships from parent nodes to their children nodes</w:t>
        </w:r>
      </w:ins>
    </w:p>
    <w:p w14:paraId="2E772325" w14:textId="4721A684" w:rsidR="006745D1" w:rsidRDefault="006745D1" w:rsidP="006745D1">
      <w:pPr>
        <w:pStyle w:val="P-Regular"/>
        <w:numPr>
          <w:ilvl w:val="1"/>
          <w:numId w:val="55"/>
        </w:numPr>
        <w:rPr>
          <w:ins w:id="911" w:author="Christopher Richard Kruger" w:date="2019-01-29T14:08:00Z"/>
        </w:rPr>
      </w:pPr>
      <w:ins w:id="912" w:author="Christopher Richard Kruger" w:date="2019-01-29T14:08:00Z">
        <w:r>
          <w:t>True</w:t>
        </w:r>
      </w:ins>
    </w:p>
    <w:p w14:paraId="2566CEE0" w14:textId="08DDEE19" w:rsidR="006745D1" w:rsidRDefault="006745D1" w:rsidP="006745D1">
      <w:pPr>
        <w:pStyle w:val="P-Regular"/>
        <w:numPr>
          <w:ilvl w:val="1"/>
          <w:numId w:val="55"/>
        </w:numPr>
        <w:rPr>
          <w:ins w:id="913" w:author="Christopher Richard Kruger" w:date="2019-01-29T14:08:00Z"/>
        </w:rPr>
      </w:pPr>
      <w:ins w:id="914" w:author="Christopher Richard Kruger" w:date="2019-01-29T14:08:00Z">
        <w:r>
          <w:t>False</w:t>
        </w:r>
      </w:ins>
    </w:p>
    <w:p w14:paraId="4503EF14" w14:textId="4755A161" w:rsidR="006745D1" w:rsidRDefault="006745D1" w:rsidP="006745D1">
      <w:pPr>
        <w:pStyle w:val="P-Regular"/>
        <w:numPr>
          <w:ilvl w:val="0"/>
          <w:numId w:val="55"/>
        </w:numPr>
        <w:rPr>
          <w:ins w:id="915" w:author="Christopher Richard Kruger" w:date="2019-01-29T14:08:00Z"/>
        </w:rPr>
      </w:pPr>
      <w:ins w:id="916" w:author="Christopher Richard Kruger" w:date="2019-01-29T14:08:00Z">
        <w:r>
          <w:t>In a hierarchy, children nodes can also themselves be parents to other children nodes</w:t>
        </w:r>
      </w:ins>
    </w:p>
    <w:p w14:paraId="3B1CD224" w14:textId="12F17AED" w:rsidR="006745D1" w:rsidRDefault="006745D1" w:rsidP="006745D1">
      <w:pPr>
        <w:pStyle w:val="P-Regular"/>
        <w:numPr>
          <w:ilvl w:val="1"/>
          <w:numId w:val="55"/>
        </w:numPr>
        <w:rPr>
          <w:ins w:id="917" w:author="Christopher Richard Kruger" w:date="2019-01-29T14:08:00Z"/>
        </w:rPr>
      </w:pPr>
      <w:ins w:id="918" w:author="Christopher Richard Kruger" w:date="2019-01-29T14:08:00Z">
        <w:r>
          <w:t>True</w:t>
        </w:r>
      </w:ins>
    </w:p>
    <w:p w14:paraId="55058D78" w14:textId="16BAEFA3" w:rsidR="006745D1" w:rsidRDefault="006745D1" w:rsidP="006745D1">
      <w:pPr>
        <w:pStyle w:val="P-Regular"/>
        <w:numPr>
          <w:ilvl w:val="1"/>
          <w:numId w:val="55"/>
        </w:numPr>
        <w:rPr>
          <w:ins w:id="919" w:author="Christopher Richard Kruger" w:date="2019-01-29T14:08:00Z"/>
        </w:rPr>
      </w:pPr>
      <w:ins w:id="920" w:author="Christopher Richard Kruger" w:date="2019-01-29T14:08:00Z">
        <w:r>
          <w:t>False</w:t>
        </w:r>
      </w:ins>
    </w:p>
    <w:p w14:paraId="1C87F378" w14:textId="53AAC5D9" w:rsidR="006745D1" w:rsidRDefault="006745D1" w:rsidP="006745D1">
      <w:pPr>
        <w:pStyle w:val="P-Regular"/>
        <w:numPr>
          <w:ilvl w:val="0"/>
          <w:numId w:val="55"/>
        </w:numPr>
        <w:rPr>
          <w:ins w:id="921" w:author="Christopher Richard Kruger" w:date="2019-01-29T14:09:00Z"/>
        </w:rPr>
      </w:pPr>
      <w:ins w:id="922" w:author="Christopher Richard Kruger" w:date="2019-01-29T14:09:00Z">
        <w:r>
          <w:t>Why are dendrograms helpful in determining clusters?</w:t>
        </w:r>
      </w:ins>
    </w:p>
    <w:p w14:paraId="5974F284" w14:textId="6B90CBB6" w:rsidR="006745D1" w:rsidRDefault="006745D1" w:rsidP="006745D1">
      <w:pPr>
        <w:pStyle w:val="P-Regular"/>
        <w:numPr>
          <w:ilvl w:val="1"/>
          <w:numId w:val="55"/>
        </w:numPr>
        <w:rPr>
          <w:ins w:id="923" w:author="Christopher Richard Kruger" w:date="2019-01-29T14:09:00Z"/>
        </w:rPr>
      </w:pPr>
      <w:ins w:id="924" w:author="Christopher Richard Kruger" w:date="2019-01-29T14:11:00Z">
        <w:r>
          <w:t>It shows how correlated features in the data set are</w:t>
        </w:r>
      </w:ins>
    </w:p>
    <w:p w14:paraId="263B0A8A" w14:textId="78FB1F74" w:rsidR="006745D1" w:rsidRDefault="006745D1" w:rsidP="006745D1">
      <w:pPr>
        <w:pStyle w:val="P-Regular"/>
        <w:numPr>
          <w:ilvl w:val="1"/>
          <w:numId w:val="55"/>
        </w:numPr>
        <w:rPr>
          <w:ins w:id="925" w:author="Christopher Richard Kruger" w:date="2019-01-29T14:09:00Z"/>
        </w:rPr>
      </w:pPr>
      <w:ins w:id="926" w:author="Christopher Richard Kruger" w:date="2019-01-29T14:09:00Z">
        <w:r>
          <w:t>They give an idea how clusters could be formed with which members</w:t>
        </w:r>
      </w:ins>
    </w:p>
    <w:p w14:paraId="54F29156" w14:textId="3E948ABB" w:rsidR="006745D1" w:rsidRDefault="006745D1" w:rsidP="006745D1">
      <w:pPr>
        <w:pStyle w:val="P-Regular"/>
        <w:numPr>
          <w:ilvl w:val="1"/>
          <w:numId w:val="55"/>
        </w:numPr>
        <w:rPr>
          <w:ins w:id="927" w:author="Christopher Richard Kruger" w:date="2019-01-29T14:09:00Z"/>
        </w:rPr>
      </w:pPr>
      <w:ins w:id="928" w:author="Christopher Richard Kruger" w:date="2019-01-29T14:10:00Z">
        <w:r>
          <w:t>If they fail, it’s a sign that the data is too complex for hierarchical clustering</w:t>
        </w:r>
      </w:ins>
    </w:p>
    <w:p w14:paraId="74E96D9B" w14:textId="2CE3E6C0" w:rsidR="006745D1" w:rsidRDefault="006745D1" w:rsidP="006745D1">
      <w:pPr>
        <w:pStyle w:val="P-Regular"/>
        <w:numPr>
          <w:ilvl w:val="1"/>
          <w:numId w:val="55"/>
        </w:numPr>
        <w:rPr>
          <w:ins w:id="929" w:author="Christopher Richard Kruger" w:date="2019-01-29T14:11:00Z"/>
        </w:rPr>
      </w:pPr>
      <w:ins w:id="930" w:author="Christopher Richard Kruger" w:date="2019-01-29T14:09:00Z">
        <w:r>
          <w:t>They aren’t helpful</w:t>
        </w:r>
      </w:ins>
    </w:p>
    <w:p w14:paraId="3E18214D" w14:textId="69FDC577" w:rsidR="006745D1" w:rsidRDefault="006745D1" w:rsidP="006745D1">
      <w:pPr>
        <w:pStyle w:val="P-Regular"/>
        <w:numPr>
          <w:ilvl w:val="0"/>
          <w:numId w:val="55"/>
        </w:numPr>
        <w:rPr>
          <w:ins w:id="931" w:author="Christopher Richard Kruger" w:date="2019-01-29T14:12:00Z"/>
        </w:rPr>
      </w:pPr>
      <w:ins w:id="932" w:author="Christopher Richard Kruger" w:date="2019-01-29T14:12:00Z">
        <w:r>
          <w:t>Agglomerative clustering adopts the tops-down approach, while Divisive adopts the bottoms-up approach.</w:t>
        </w:r>
      </w:ins>
    </w:p>
    <w:p w14:paraId="478D6875" w14:textId="569AA299" w:rsidR="006745D1" w:rsidRDefault="006745D1" w:rsidP="006745D1">
      <w:pPr>
        <w:pStyle w:val="P-Regular"/>
        <w:numPr>
          <w:ilvl w:val="1"/>
          <w:numId w:val="55"/>
        </w:numPr>
        <w:rPr>
          <w:ins w:id="933" w:author="Christopher Richard Kruger" w:date="2019-01-29T14:12:00Z"/>
        </w:rPr>
      </w:pPr>
      <w:ins w:id="934" w:author="Christopher Richard Kruger" w:date="2019-01-29T14:12:00Z">
        <w:r>
          <w:t>True</w:t>
        </w:r>
      </w:ins>
    </w:p>
    <w:p w14:paraId="055C9968" w14:textId="70763B43" w:rsidR="006745D1" w:rsidRDefault="006745D1" w:rsidP="006745D1">
      <w:pPr>
        <w:pStyle w:val="P-Regular"/>
        <w:numPr>
          <w:ilvl w:val="1"/>
          <w:numId w:val="55"/>
        </w:numPr>
        <w:rPr>
          <w:ins w:id="935" w:author="Christopher Richard Kruger" w:date="2019-01-29T14:12:00Z"/>
        </w:rPr>
      </w:pPr>
      <w:ins w:id="936" w:author="Christopher Richard Kruger" w:date="2019-01-29T14:12:00Z">
        <w:r>
          <w:t>False</w:t>
        </w:r>
      </w:ins>
    </w:p>
    <w:p w14:paraId="02CC787F" w14:textId="4B933F0E" w:rsidR="006745D1" w:rsidRDefault="000067F5" w:rsidP="006745D1">
      <w:pPr>
        <w:pStyle w:val="P-Regular"/>
        <w:numPr>
          <w:ilvl w:val="0"/>
          <w:numId w:val="55"/>
        </w:numPr>
        <w:rPr>
          <w:ins w:id="937" w:author="Christopher Richard Kruger" w:date="2019-01-29T14:14:00Z"/>
        </w:rPr>
      </w:pPr>
      <w:ins w:id="938" w:author="Christopher Richard Kruger" w:date="2019-01-29T14:14:00Z">
        <w:r>
          <w:t>Hierarchical</w:t>
        </w:r>
      </w:ins>
      <w:ins w:id="939" w:author="Christopher Richard Kruger" w:date="2019-01-29T14:13:00Z">
        <w:r w:rsidR="006745D1">
          <w:t xml:space="preserve"> Clustering in</w:t>
        </w:r>
      </w:ins>
      <w:ins w:id="940" w:author="Christopher Richard Kruger" w:date="2019-01-29T14:14:00Z">
        <w:r w:rsidR="006745D1">
          <w:t xml:space="preserve"> sci-kit learn is more modular and should always be preferred over </w:t>
        </w:r>
        <w:proofErr w:type="spellStart"/>
        <w:r w:rsidR="006745D1">
          <w:t>scipy</w:t>
        </w:r>
        <w:proofErr w:type="spellEnd"/>
        <w:r w:rsidR="006745D1">
          <w:t xml:space="preserve"> implementations.</w:t>
        </w:r>
      </w:ins>
    </w:p>
    <w:p w14:paraId="3B185F48" w14:textId="0DB45335" w:rsidR="006745D1" w:rsidRDefault="006745D1" w:rsidP="006745D1">
      <w:pPr>
        <w:pStyle w:val="P-Regular"/>
        <w:numPr>
          <w:ilvl w:val="1"/>
          <w:numId w:val="55"/>
        </w:numPr>
        <w:rPr>
          <w:ins w:id="941" w:author="Christopher Richard Kruger" w:date="2019-01-29T14:14:00Z"/>
        </w:rPr>
      </w:pPr>
      <w:ins w:id="942" w:author="Christopher Richard Kruger" w:date="2019-01-29T14:14:00Z">
        <w:r>
          <w:t>True</w:t>
        </w:r>
        <w:bookmarkStart w:id="943" w:name="_GoBack"/>
        <w:bookmarkEnd w:id="943"/>
      </w:ins>
    </w:p>
    <w:p w14:paraId="59E8D998" w14:textId="48608519" w:rsidR="006745D1" w:rsidRPr="009C4699" w:rsidRDefault="006745D1" w:rsidP="006745D1">
      <w:pPr>
        <w:pStyle w:val="P-Regular"/>
        <w:numPr>
          <w:ilvl w:val="1"/>
          <w:numId w:val="55"/>
        </w:numPr>
        <w:pPrChange w:id="944" w:author="Christopher Richard Kruger" w:date="2019-01-29T14:14:00Z">
          <w:pPr>
            <w:pStyle w:val="P-Regular"/>
          </w:pPr>
        </w:pPrChange>
      </w:pPr>
      <w:ins w:id="945" w:author="Christopher Richard Kruger" w:date="2019-01-29T14:14:00Z">
        <w:r>
          <w:t>False</w:t>
        </w:r>
      </w:ins>
    </w:p>
    <w:sectPr w:rsidR="006745D1" w:rsidRPr="009C4699">
      <w:headerReference w:type="even" r:id="rId33"/>
      <w:headerReference w:type="default" r:id="rId34"/>
      <w:footerReference w:type="even" r:id="rId35"/>
      <w:footerReference w:type="default" r:id="rId36"/>
      <w:headerReference w:type="first" r:id="rId37"/>
      <w:footerReference w:type="first" r:id="rId38"/>
      <w:pgSz w:w="12240" w:h="15840"/>
      <w:pgMar w:top="720" w:right="720" w:bottom="720" w:left="72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E07C61" w14:textId="77777777" w:rsidR="000D6B6F" w:rsidRPr="00BC51F1" w:rsidRDefault="000D6B6F" w:rsidP="00BC51F1">
      <w:r>
        <w:separator/>
      </w:r>
    </w:p>
  </w:endnote>
  <w:endnote w:type="continuationSeparator" w:id="0">
    <w:p w14:paraId="7C5A1141" w14:textId="77777777" w:rsidR="000D6B6F" w:rsidRPr="00BC51F1" w:rsidRDefault="000D6B6F" w:rsidP="00BC5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6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64370" w14:textId="77777777" w:rsidR="00245420" w:rsidRDefault="00245420" w:rsidP="00BC51F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C15D6" w14:textId="77777777" w:rsidR="00245420" w:rsidRDefault="00245420" w:rsidP="00BC51F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617E5" w14:textId="77777777" w:rsidR="00245420" w:rsidRDefault="00245420" w:rsidP="00BC51F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8E336C" w14:textId="77777777" w:rsidR="000D6B6F" w:rsidRPr="00BC51F1" w:rsidRDefault="000D6B6F" w:rsidP="00BC51F1">
      <w:r>
        <w:separator/>
      </w:r>
    </w:p>
  </w:footnote>
  <w:footnote w:type="continuationSeparator" w:id="0">
    <w:p w14:paraId="7D97EB0D" w14:textId="77777777" w:rsidR="000D6B6F" w:rsidRPr="00BC51F1" w:rsidRDefault="000D6B6F" w:rsidP="00BC51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7E4AAB" w14:textId="77777777" w:rsidR="00245420" w:rsidRDefault="0024542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AFF85" w14:textId="77777777" w:rsidR="00245420" w:rsidRDefault="00245420" w:rsidP="00AF1F20">
    <w:pPr>
      <w:pStyle w:val="P-Regular"/>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23164" w14:textId="77777777" w:rsidR="00245420" w:rsidRDefault="0024542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0D64BF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BE578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636FA8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8CCFB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806B90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21C5AE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B58862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0F4C9B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8C07B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11429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C574BE"/>
    <w:multiLevelType w:val="hybridMultilevel"/>
    <w:tmpl w:val="3ED4A4C4"/>
    <w:lvl w:ilvl="0" w:tplc="C914A1AE">
      <w:start w:val="11"/>
      <w:numFmt w:val="bullet"/>
      <w:lvlText w:val="-"/>
      <w:lvlJc w:val="left"/>
      <w:pPr>
        <w:ind w:left="1080" w:hanging="360"/>
      </w:pPr>
      <w:rPr>
        <w:rFonts w:ascii="Arial" w:eastAsia="Arial"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29875DA"/>
    <w:multiLevelType w:val="hybridMultilevel"/>
    <w:tmpl w:val="134E1A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9D3201"/>
    <w:multiLevelType w:val="hybridMultilevel"/>
    <w:tmpl w:val="31CEF9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F457B7"/>
    <w:multiLevelType w:val="hybridMultilevel"/>
    <w:tmpl w:val="FA90F3B0"/>
    <w:lvl w:ilvl="0" w:tplc="C0AE70D4">
      <w:start w:val="1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D679E7"/>
    <w:multiLevelType w:val="hybridMultilevel"/>
    <w:tmpl w:val="BEE4B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51074D"/>
    <w:multiLevelType w:val="hybridMultilevel"/>
    <w:tmpl w:val="F4F61D7C"/>
    <w:lvl w:ilvl="0" w:tplc="DB9EC4F8">
      <w:start w:val="1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921B16"/>
    <w:multiLevelType w:val="multilevel"/>
    <w:tmpl w:val="B7DE6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07A3E23"/>
    <w:multiLevelType w:val="multilevel"/>
    <w:tmpl w:val="14E4B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4E665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A1E1273"/>
    <w:multiLevelType w:val="multilevel"/>
    <w:tmpl w:val="37E26BD6"/>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B6B0874"/>
    <w:multiLevelType w:val="hybridMultilevel"/>
    <w:tmpl w:val="7EF4F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D83C8D"/>
    <w:multiLevelType w:val="hybridMultilevel"/>
    <w:tmpl w:val="973C4BA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E8344B"/>
    <w:multiLevelType w:val="multilevel"/>
    <w:tmpl w:val="1670194A"/>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6CC268F"/>
    <w:multiLevelType w:val="multilevel"/>
    <w:tmpl w:val="CB0C0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90F57DF"/>
    <w:multiLevelType w:val="hybridMultilevel"/>
    <w:tmpl w:val="87F8D620"/>
    <w:lvl w:ilvl="0" w:tplc="4060F856">
      <w:start w:val="1"/>
      <w:numFmt w:val="decimal"/>
      <w:pStyle w:val="L-Numbers"/>
      <w:lvlText w:val="%1."/>
      <w:lvlJc w:val="left"/>
      <w:pPr>
        <w:ind w:left="786"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651359"/>
    <w:multiLevelType w:val="hybridMultilevel"/>
    <w:tmpl w:val="E51E6D48"/>
    <w:lvl w:ilvl="0" w:tplc="84C292B0">
      <w:start w:val="1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61573D"/>
    <w:multiLevelType w:val="hybridMultilevel"/>
    <w:tmpl w:val="BBDC77A4"/>
    <w:lvl w:ilvl="0" w:tplc="4566D9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C66DCE"/>
    <w:multiLevelType w:val="multilevel"/>
    <w:tmpl w:val="701A2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B4625F0"/>
    <w:multiLevelType w:val="hybridMultilevel"/>
    <w:tmpl w:val="462C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BA1FF6"/>
    <w:multiLevelType w:val="hybridMultilevel"/>
    <w:tmpl w:val="BDE44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9A6CE9"/>
    <w:multiLevelType w:val="hybridMultilevel"/>
    <w:tmpl w:val="4888F8F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7E1E9C"/>
    <w:multiLevelType w:val="multilevel"/>
    <w:tmpl w:val="FAA2C9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5A101E6"/>
    <w:multiLevelType w:val="hybridMultilevel"/>
    <w:tmpl w:val="3ADE9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4E6D1E"/>
    <w:multiLevelType w:val="multilevel"/>
    <w:tmpl w:val="E9DE9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DD36953"/>
    <w:multiLevelType w:val="multilevel"/>
    <w:tmpl w:val="B0E83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4"/>
  </w:num>
  <w:num w:numId="2">
    <w:abstractNumId w:val="18"/>
  </w:num>
  <w:num w:numId="3">
    <w:abstractNumId w:val="35"/>
  </w:num>
  <w:num w:numId="4">
    <w:abstractNumId w:val="34"/>
  </w:num>
  <w:num w:numId="5">
    <w:abstractNumId w:val="28"/>
  </w:num>
  <w:num w:numId="6">
    <w:abstractNumId w:val="17"/>
  </w:num>
  <w:num w:numId="7">
    <w:abstractNumId w:val="0"/>
  </w:num>
  <w:num w:numId="8">
    <w:abstractNumId w:val="1"/>
  </w:num>
  <w:num w:numId="9">
    <w:abstractNumId w:val="2"/>
  </w:num>
  <w:num w:numId="10">
    <w:abstractNumId w:val="3"/>
  </w:num>
  <w:num w:numId="11">
    <w:abstractNumId w:val="8"/>
  </w:num>
  <w:num w:numId="12">
    <w:abstractNumId w:val="4"/>
  </w:num>
  <w:num w:numId="13">
    <w:abstractNumId w:val="5"/>
  </w:num>
  <w:num w:numId="14">
    <w:abstractNumId w:val="6"/>
  </w:num>
  <w:num w:numId="15">
    <w:abstractNumId w:val="7"/>
  </w:num>
  <w:num w:numId="16">
    <w:abstractNumId w:val="9"/>
  </w:num>
  <w:num w:numId="17">
    <w:abstractNumId w:val="27"/>
  </w:num>
  <w:num w:numId="18">
    <w:abstractNumId w:val="25"/>
  </w:num>
  <w:num w:numId="19">
    <w:abstractNumId w:val="15"/>
  </w:num>
  <w:num w:numId="20">
    <w:abstractNumId w:val="32"/>
  </w:num>
  <w:num w:numId="21">
    <w:abstractNumId w:val="19"/>
  </w:num>
  <w:num w:numId="22">
    <w:abstractNumId w:val="23"/>
  </w:num>
  <w:num w:numId="23">
    <w:abstractNumId w:val="29"/>
  </w:num>
  <w:num w:numId="24">
    <w:abstractNumId w:val="14"/>
  </w:num>
  <w:num w:numId="25">
    <w:abstractNumId w:val="25"/>
  </w:num>
  <w:num w:numId="26">
    <w:abstractNumId w:val="25"/>
    <w:lvlOverride w:ilvl="0">
      <w:startOverride w:val="1"/>
    </w:lvlOverride>
  </w:num>
  <w:num w:numId="27">
    <w:abstractNumId w:val="25"/>
    <w:lvlOverride w:ilvl="0">
      <w:startOverride w:val="1"/>
    </w:lvlOverride>
  </w:num>
  <w:num w:numId="28">
    <w:abstractNumId w:val="30"/>
  </w:num>
  <w:num w:numId="29">
    <w:abstractNumId w:val="25"/>
    <w:lvlOverride w:ilvl="0">
      <w:startOverride w:val="1"/>
    </w:lvlOverride>
  </w:num>
  <w:num w:numId="30">
    <w:abstractNumId w:val="25"/>
    <w:lvlOverride w:ilvl="0">
      <w:startOverride w:val="1"/>
    </w:lvlOverride>
  </w:num>
  <w:num w:numId="31">
    <w:abstractNumId w:val="20"/>
  </w:num>
  <w:num w:numId="32">
    <w:abstractNumId w:val="25"/>
    <w:lvlOverride w:ilvl="0">
      <w:startOverride w:val="1"/>
    </w:lvlOverride>
  </w:num>
  <w:num w:numId="33">
    <w:abstractNumId w:val="25"/>
    <w:lvlOverride w:ilvl="0">
      <w:startOverride w:val="1"/>
    </w:lvlOverride>
  </w:num>
  <w:num w:numId="34">
    <w:abstractNumId w:val="25"/>
    <w:lvlOverride w:ilvl="0">
      <w:startOverride w:val="1"/>
    </w:lvlOverride>
  </w:num>
  <w:num w:numId="35">
    <w:abstractNumId w:val="25"/>
    <w:lvlOverride w:ilvl="0">
      <w:startOverride w:val="1"/>
    </w:lvlOverride>
  </w:num>
  <w:num w:numId="36">
    <w:abstractNumId w:val="25"/>
    <w:lvlOverride w:ilvl="0">
      <w:startOverride w:val="1"/>
    </w:lvlOverride>
  </w:num>
  <w:num w:numId="37">
    <w:abstractNumId w:val="25"/>
    <w:lvlOverride w:ilvl="0">
      <w:startOverride w:val="1"/>
    </w:lvlOverride>
  </w:num>
  <w:num w:numId="38">
    <w:abstractNumId w:val="25"/>
    <w:lvlOverride w:ilvl="0">
      <w:startOverride w:val="1"/>
    </w:lvlOverride>
  </w:num>
  <w:num w:numId="39">
    <w:abstractNumId w:val="25"/>
    <w:lvlOverride w:ilvl="0">
      <w:startOverride w:val="1"/>
    </w:lvlOverride>
  </w:num>
  <w:num w:numId="40">
    <w:abstractNumId w:val="25"/>
    <w:lvlOverride w:ilvl="0">
      <w:startOverride w:val="1"/>
    </w:lvlOverride>
  </w:num>
  <w:num w:numId="41">
    <w:abstractNumId w:val="25"/>
    <w:lvlOverride w:ilvl="0">
      <w:startOverride w:val="1"/>
    </w:lvlOverride>
  </w:num>
  <w:num w:numId="42">
    <w:abstractNumId w:val="25"/>
    <w:lvlOverride w:ilvl="0">
      <w:startOverride w:val="1"/>
    </w:lvlOverride>
  </w:num>
  <w:num w:numId="43">
    <w:abstractNumId w:val="25"/>
    <w:lvlOverride w:ilvl="0">
      <w:startOverride w:val="1"/>
    </w:lvlOverride>
  </w:num>
  <w:num w:numId="44">
    <w:abstractNumId w:val="26"/>
  </w:num>
  <w:num w:numId="45">
    <w:abstractNumId w:val="33"/>
  </w:num>
  <w:num w:numId="46">
    <w:abstractNumId w:val="13"/>
  </w:num>
  <w:num w:numId="47">
    <w:abstractNumId w:val="16"/>
  </w:num>
  <w:num w:numId="48">
    <w:abstractNumId w:val="25"/>
    <w:lvlOverride w:ilvl="0">
      <w:startOverride w:val="1"/>
    </w:lvlOverride>
  </w:num>
  <w:num w:numId="49">
    <w:abstractNumId w:val="25"/>
    <w:lvlOverride w:ilvl="0">
      <w:startOverride w:val="1"/>
    </w:lvlOverride>
  </w:num>
  <w:num w:numId="50">
    <w:abstractNumId w:val="12"/>
  </w:num>
  <w:num w:numId="51">
    <w:abstractNumId w:val="21"/>
  </w:num>
  <w:num w:numId="52">
    <w:abstractNumId w:val="11"/>
  </w:num>
  <w:num w:numId="53">
    <w:abstractNumId w:val="22"/>
  </w:num>
  <w:num w:numId="54">
    <w:abstractNumId w:val="10"/>
  </w:num>
  <w:num w:numId="55">
    <w:abstractNumId w:val="31"/>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tuja Yerunkar">
    <w15:presenceInfo w15:providerId="AD" w15:userId="S-1-5-21-226508970-3071066648-2496781527-15337"/>
  </w15:person>
  <w15:person w15:author="Christopher Richard Kruger">
    <w15:presenceInfo w15:providerId="AD" w15:userId="S::crk78@cornell.edu::a09c17f7-467f-4bc3-b8df-d140ea8f10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displayBackgroundShape/>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ocumentProtection w:formatting="1" w:enforcement="0"/>
  <w:styleLockThe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6E7"/>
    <w:rsid w:val="000067F5"/>
    <w:rsid w:val="00032E8D"/>
    <w:rsid w:val="00037BAD"/>
    <w:rsid w:val="00042888"/>
    <w:rsid w:val="0005650F"/>
    <w:rsid w:val="00064272"/>
    <w:rsid w:val="00067E6A"/>
    <w:rsid w:val="00070576"/>
    <w:rsid w:val="000717D2"/>
    <w:rsid w:val="00072DA3"/>
    <w:rsid w:val="00081AC7"/>
    <w:rsid w:val="00086577"/>
    <w:rsid w:val="00090399"/>
    <w:rsid w:val="000C06A2"/>
    <w:rsid w:val="000D467D"/>
    <w:rsid w:val="000D6B6F"/>
    <w:rsid w:val="000D7971"/>
    <w:rsid w:val="000E35FE"/>
    <w:rsid w:val="001020B5"/>
    <w:rsid w:val="00103FC7"/>
    <w:rsid w:val="001050ED"/>
    <w:rsid w:val="00110BA1"/>
    <w:rsid w:val="00116E7B"/>
    <w:rsid w:val="0012051D"/>
    <w:rsid w:val="00122FC6"/>
    <w:rsid w:val="00123998"/>
    <w:rsid w:val="001243B4"/>
    <w:rsid w:val="00130803"/>
    <w:rsid w:val="00160ACD"/>
    <w:rsid w:val="00186D4A"/>
    <w:rsid w:val="001A5A74"/>
    <w:rsid w:val="001B10C7"/>
    <w:rsid w:val="001B1D74"/>
    <w:rsid w:val="001D25EA"/>
    <w:rsid w:val="00202110"/>
    <w:rsid w:val="002264CE"/>
    <w:rsid w:val="00245420"/>
    <w:rsid w:val="00246E14"/>
    <w:rsid w:val="00271022"/>
    <w:rsid w:val="002769F4"/>
    <w:rsid w:val="00276DDA"/>
    <w:rsid w:val="002773BA"/>
    <w:rsid w:val="00281659"/>
    <w:rsid w:val="002A4BB7"/>
    <w:rsid w:val="002C05CB"/>
    <w:rsid w:val="002C4521"/>
    <w:rsid w:val="002C7AFF"/>
    <w:rsid w:val="002F66F2"/>
    <w:rsid w:val="00302E62"/>
    <w:rsid w:val="00316C5C"/>
    <w:rsid w:val="00323F5D"/>
    <w:rsid w:val="0032703E"/>
    <w:rsid w:val="00331F60"/>
    <w:rsid w:val="003346E9"/>
    <w:rsid w:val="00337BF1"/>
    <w:rsid w:val="00352C55"/>
    <w:rsid w:val="00367119"/>
    <w:rsid w:val="00393501"/>
    <w:rsid w:val="003D33EC"/>
    <w:rsid w:val="00412A23"/>
    <w:rsid w:val="004170E1"/>
    <w:rsid w:val="00427C95"/>
    <w:rsid w:val="004434DF"/>
    <w:rsid w:val="00460B31"/>
    <w:rsid w:val="004A7190"/>
    <w:rsid w:val="004B6E6A"/>
    <w:rsid w:val="004E32AB"/>
    <w:rsid w:val="004E32D1"/>
    <w:rsid w:val="0051401D"/>
    <w:rsid w:val="005166C8"/>
    <w:rsid w:val="00531C15"/>
    <w:rsid w:val="00566CE6"/>
    <w:rsid w:val="00572FD2"/>
    <w:rsid w:val="005B0384"/>
    <w:rsid w:val="005B26E7"/>
    <w:rsid w:val="005B3CCC"/>
    <w:rsid w:val="005C7FEE"/>
    <w:rsid w:val="005D18AF"/>
    <w:rsid w:val="005E24D8"/>
    <w:rsid w:val="005F63C8"/>
    <w:rsid w:val="0060209A"/>
    <w:rsid w:val="00604199"/>
    <w:rsid w:val="00610BA3"/>
    <w:rsid w:val="00615859"/>
    <w:rsid w:val="0062014E"/>
    <w:rsid w:val="00623439"/>
    <w:rsid w:val="00626C5D"/>
    <w:rsid w:val="00672968"/>
    <w:rsid w:val="006745D1"/>
    <w:rsid w:val="006840F1"/>
    <w:rsid w:val="00693224"/>
    <w:rsid w:val="006A284F"/>
    <w:rsid w:val="006B1CC1"/>
    <w:rsid w:val="006B505A"/>
    <w:rsid w:val="006D553C"/>
    <w:rsid w:val="006D7FDA"/>
    <w:rsid w:val="006E3F5D"/>
    <w:rsid w:val="006F7BB5"/>
    <w:rsid w:val="00713FAC"/>
    <w:rsid w:val="007168DD"/>
    <w:rsid w:val="00720AB6"/>
    <w:rsid w:val="007218AE"/>
    <w:rsid w:val="00727DFB"/>
    <w:rsid w:val="0076440F"/>
    <w:rsid w:val="00765765"/>
    <w:rsid w:val="007721DA"/>
    <w:rsid w:val="007A2DB8"/>
    <w:rsid w:val="007A359E"/>
    <w:rsid w:val="007B7F3F"/>
    <w:rsid w:val="007E177B"/>
    <w:rsid w:val="0080068C"/>
    <w:rsid w:val="0080424C"/>
    <w:rsid w:val="00805F34"/>
    <w:rsid w:val="008215B6"/>
    <w:rsid w:val="0082586E"/>
    <w:rsid w:val="00834BA8"/>
    <w:rsid w:val="00835EE8"/>
    <w:rsid w:val="008364AB"/>
    <w:rsid w:val="00844D0C"/>
    <w:rsid w:val="0087601B"/>
    <w:rsid w:val="008A6158"/>
    <w:rsid w:val="008D2F25"/>
    <w:rsid w:val="008E4C95"/>
    <w:rsid w:val="008F62A9"/>
    <w:rsid w:val="00900EF0"/>
    <w:rsid w:val="00907A3B"/>
    <w:rsid w:val="00912E89"/>
    <w:rsid w:val="00915FCA"/>
    <w:rsid w:val="009164A6"/>
    <w:rsid w:val="00922530"/>
    <w:rsid w:val="0097304B"/>
    <w:rsid w:val="009751B8"/>
    <w:rsid w:val="009B023C"/>
    <w:rsid w:val="009C4699"/>
    <w:rsid w:val="009D26DA"/>
    <w:rsid w:val="009D479F"/>
    <w:rsid w:val="009D734B"/>
    <w:rsid w:val="009E26DB"/>
    <w:rsid w:val="009E32F8"/>
    <w:rsid w:val="009E505B"/>
    <w:rsid w:val="009E72E9"/>
    <w:rsid w:val="00A17CA1"/>
    <w:rsid w:val="00A404F5"/>
    <w:rsid w:val="00A42F85"/>
    <w:rsid w:val="00A52FC6"/>
    <w:rsid w:val="00A5403A"/>
    <w:rsid w:val="00A67081"/>
    <w:rsid w:val="00A77296"/>
    <w:rsid w:val="00AB41C3"/>
    <w:rsid w:val="00AB477E"/>
    <w:rsid w:val="00AF1F20"/>
    <w:rsid w:val="00AF5477"/>
    <w:rsid w:val="00B01295"/>
    <w:rsid w:val="00B11E5B"/>
    <w:rsid w:val="00B27C8F"/>
    <w:rsid w:val="00B45568"/>
    <w:rsid w:val="00B46F13"/>
    <w:rsid w:val="00B519F2"/>
    <w:rsid w:val="00B6376C"/>
    <w:rsid w:val="00BC51F1"/>
    <w:rsid w:val="00BE2EE8"/>
    <w:rsid w:val="00BF0410"/>
    <w:rsid w:val="00C267D9"/>
    <w:rsid w:val="00C31D85"/>
    <w:rsid w:val="00C33547"/>
    <w:rsid w:val="00C416A2"/>
    <w:rsid w:val="00C65BDB"/>
    <w:rsid w:val="00C662C0"/>
    <w:rsid w:val="00C97226"/>
    <w:rsid w:val="00C977B1"/>
    <w:rsid w:val="00CA5689"/>
    <w:rsid w:val="00CC0030"/>
    <w:rsid w:val="00CC6B43"/>
    <w:rsid w:val="00CE18B9"/>
    <w:rsid w:val="00D019E6"/>
    <w:rsid w:val="00D35645"/>
    <w:rsid w:val="00D41DFE"/>
    <w:rsid w:val="00D71220"/>
    <w:rsid w:val="00DA22A6"/>
    <w:rsid w:val="00DA730F"/>
    <w:rsid w:val="00DD7274"/>
    <w:rsid w:val="00DE4FFE"/>
    <w:rsid w:val="00DF53FE"/>
    <w:rsid w:val="00E24CDC"/>
    <w:rsid w:val="00E66ED9"/>
    <w:rsid w:val="00E70322"/>
    <w:rsid w:val="00E70859"/>
    <w:rsid w:val="00E85F7D"/>
    <w:rsid w:val="00E8638B"/>
    <w:rsid w:val="00E94480"/>
    <w:rsid w:val="00ED42E9"/>
    <w:rsid w:val="00EE0B37"/>
    <w:rsid w:val="00EE6F03"/>
    <w:rsid w:val="00F05471"/>
    <w:rsid w:val="00F32C1B"/>
    <w:rsid w:val="00F51DBD"/>
    <w:rsid w:val="00F612AB"/>
    <w:rsid w:val="00F63535"/>
    <w:rsid w:val="00F825F9"/>
    <w:rsid w:val="00F96409"/>
    <w:rsid w:val="00FA46F5"/>
    <w:rsid w:val="00FB04ED"/>
    <w:rsid w:val="00FB0FAB"/>
    <w:rsid w:val="00FB637A"/>
    <w:rsid w:val="00FB72D9"/>
    <w:rsid w:val="00FC0A89"/>
    <w:rsid w:val="00FE5BDA"/>
    <w:rsid w:val="00FF1245"/>
    <w:rsid w:val="00FF49B8"/>
    <w:rsid w:val="00FF70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E644F"/>
  <w15:docId w15:val="{1CB2E914-A44A-1145-BC36-1E3EA9634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1" w:defUIPriority="99" w:defSemiHidden="0" w:defUnhideWhenUsed="0" w:defQFormat="0" w:count="375">
    <w:lsdException w:name="Normal" w:locked="0" w:uiPriority="0" w:qFormat="1"/>
    <w:lsdException w:name="heading 1" w:locked="0" w:uiPriority="0"/>
    <w:lsdException w:name="heading 2" w:locked="0" w:semiHidden="1" w:uiPriority="0" w:unhideWhenUsed="1"/>
    <w:lsdException w:name="heading 3" w:locked="0" w:semiHidden="1" w:uiPriority="0" w:unhideWhenUsed="1"/>
    <w:lsdException w:name="heading 4" w:locked="0" w:semiHidden="1" w:uiPriority="0" w:unhideWhenUsed="1"/>
    <w:lsdException w:name="heading 5" w:locked="0" w:semiHidden="1" w:uiPriority="0" w:unhideWhenUsed="1"/>
    <w:lsdException w:name="heading 6" w:locked="0" w:semiHidden="1" w:uiPriority="0" w:unhideWhenUsed="1"/>
    <w:lsdException w:name="heading 7" w:locked="0" w:semiHidden="1" w:uiPriority="9" w:unhideWhenUsed="1"/>
    <w:lsdException w:name="heading 8" w:locked="0" w:semiHidden="1" w:uiPriority="9" w:unhideWhenUsed="1"/>
    <w:lsdException w:name="heading 9" w:locked="0"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0" w:semiHidden="1" w:unhideWhenUsed="1"/>
    <w:lsdException w:name="header" w:semiHidden="1" w:unhideWhenUsed="1"/>
    <w:lsdException w:name="footer" w:locked="0"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atentStyles>
  <w:style w:type="paragraph" w:default="1" w:styleId="Normal">
    <w:name w:val="Normal"/>
    <w:rsid w:val="002773BA"/>
    <w:pPr>
      <w:spacing w:before="120" w:after="120"/>
    </w:pPr>
    <w:rPr>
      <w:color w:val="FF40FF"/>
    </w:rPr>
  </w:style>
  <w:style w:type="paragraph" w:styleId="Heading1">
    <w:name w:val="heading 1"/>
    <w:basedOn w:val="Normal"/>
    <w:next w:val="Normal"/>
    <w:locked/>
    <w:rsid w:val="002773BA"/>
    <w:pPr>
      <w:keepNext/>
      <w:keepLines/>
      <w:spacing w:before="400"/>
      <w:outlineLvl w:val="0"/>
    </w:pPr>
    <w:rPr>
      <w:sz w:val="36"/>
      <w:szCs w:val="40"/>
    </w:rPr>
  </w:style>
  <w:style w:type="paragraph" w:styleId="Heading2">
    <w:name w:val="heading 2"/>
    <w:basedOn w:val="Normal"/>
    <w:next w:val="Normal"/>
    <w:locked/>
    <w:rsid w:val="002773BA"/>
    <w:pPr>
      <w:keepNext/>
      <w:keepLines/>
      <w:spacing w:before="360"/>
      <w:outlineLvl w:val="1"/>
    </w:pPr>
    <w:rPr>
      <w:sz w:val="28"/>
      <w:szCs w:val="32"/>
    </w:rPr>
  </w:style>
  <w:style w:type="paragraph" w:styleId="Heading3">
    <w:name w:val="heading 3"/>
    <w:basedOn w:val="Normal"/>
    <w:next w:val="Normal"/>
    <w:locked/>
    <w:rsid w:val="002773BA"/>
    <w:pPr>
      <w:spacing w:before="320" w:after="80"/>
      <w:mirrorIndents/>
      <w:outlineLvl w:val="2"/>
    </w:pPr>
    <w:rPr>
      <w:sz w:val="24"/>
      <w:szCs w:val="28"/>
    </w:rPr>
  </w:style>
  <w:style w:type="paragraph" w:styleId="Heading4">
    <w:name w:val="heading 4"/>
    <w:basedOn w:val="Normal"/>
    <w:next w:val="Normal"/>
    <w:locked/>
    <w:rsid w:val="002773BA"/>
    <w:pPr>
      <w:keepNext/>
      <w:keepLines/>
      <w:spacing w:before="280" w:after="280"/>
      <w:outlineLvl w:val="3"/>
    </w:pPr>
    <w:rPr>
      <w:sz w:val="24"/>
      <w:szCs w:val="24"/>
    </w:rPr>
  </w:style>
  <w:style w:type="paragraph" w:styleId="Heading5">
    <w:name w:val="heading 5"/>
    <w:basedOn w:val="Normal"/>
    <w:next w:val="Normal"/>
    <w:locked/>
    <w:rsid w:val="002773BA"/>
    <w:pPr>
      <w:keepNext/>
      <w:keepLines/>
      <w:spacing w:before="240" w:after="80"/>
      <w:outlineLvl w:val="4"/>
    </w:pPr>
    <w:rPr>
      <w:sz w:val="20"/>
    </w:rPr>
  </w:style>
  <w:style w:type="paragraph" w:styleId="Heading6">
    <w:name w:val="heading 6"/>
    <w:basedOn w:val="Heading5"/>
    <w:next w:val="Normal"/>
    <w:locked/>
    <w:rsid w:val="002773BA"/>
    <w:pPr>
      <w:spacing w:before="120" w:after="240"/>
      <w:outlineLvl w:val="5"/>
    </w:pPr>
  </w:style>
  <w:style w:type="paragraph" w:styleId="Heading7">
    <w:name w:val="heading 7"/>
    <w:basedOn w:val="Normal"/>
    <w:next w:val="Normal"/>
    <w:link w:val="Heading7Char"/>
    <w:uiPriority w:val="9"/>
    <w:unhideWhenUsed/>
    <w:locked/>
    <w:rsid w:val="002773BA"/>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locked/>
    <w:rsid w:val="002773BA"/>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locked/>
    <w:rsid w:val="002773BA"/>
    <w:pPr>
      <w:keepNext/>
      <w:keepLines/>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Bold">
    <w:name w:val="P - Bold"/>
    <w:uiPriority w:val="1"/>
    <w:qFormat/>
    <w:rsid w:val="002773BA"/>
    <w:rPr>
      <w:rFonts w:ascii="Arial" w:hAnsi="Arial"/>
      <w:b/>
      <w:sz w:val="22"/>
      <w:bdr w:val="none" w:sz="0" w:space="0" w:color="auto"/>
      <w:shd w:val="clear" w:color="auto" w:fill="73FDD6"/>
    </w:rPr>
  </w:style>
  <w:style w:type="paragraph" w:customStyle="1" w:styleId="P-Callout">
    <w:name w:val="P - Callout"/>
    <w:basedOn w:val="P-Regular"/>
    <w:next w:val="P-Regular"/>
    <w:qFormat/>
    <w:rsid w:val="002773BA"/>
    <w:pPr>
      <w:shd w:val="clear" w:color="auto" w:fill="BEFFF4"/>
      <w:spacing w:after="360"/>
      <w:ind w:left="567" w:right="284"/>
      <w:mirrorIndents/>
    </w:pPr>
    <w:rPr>
      <w:i/>
    </w:rPr>
  </w:style>
  <w:style w:type="paragraph" w:styleId="CommentText">
    <w:name w:val="annotation text"/>
    <w:basedOn w:val="Normal"/>
    <w:link w:val="CommentTextChar"/>
    <w:uiPriority w:val="99"/>
    <w:semiHidden/>
    <w:unhideWhenUsed/>
    <w:locked/>
    <w:rsid w:val="002773BA"/>
    <w:pPr>
      <w:spacing w:line="240" w:lineRule="auto"/>
    </w:pPr>
    <w:rPr>
      <w:color w:val="C00000"/>
      <w:sz w:val="20"/>
      <w:szCs w:val="20"/>
    </w:rPr>
  </w:style>
  <w:style w:type="character" w:customStyle="1" w:styleId="CommentTextChar">
    <w:name w:val="Comment Text Char"/>
    <w:basedOn w:val="DefaultParagraphFont"/>
    <w:link w:val="CommentText"/>
    <w:uiPriority w:val="99"/>
    <w:semiHidden/>
    <w:rsid w:val="002773BA"/>
    <w:rPr>
      <w:color w:val="C00000"/>
      <w:sz w:val="20"/>
      <w:szCs w:val="20"/>
    </w:rPr>
  </w:style>
  <w:style w:type="character" w:styleId="CommentReference">
    <w:name w:val="annotation reference"/>
    <w:basedOn w:val="DefaultParagraphFont"/>
    <w:uiPriority w:val="99"/>
    <w:semiHidden/>
    <w:unhideWhenUsed/>
    <w:locked/>
    <w:rsid w:val="002773BA"/>
    <w:rPr>
      <w:rFonts w:ascii="Arial" w:hAnsi="Arial"/>
      <w:color w:val="C00000"/>
      <w:sz w:val="16"/>
      <w:szCs w:val="16"/>
    </w:rPr>
  </w:style>
  <w:style w:type="character" w:customStyle="1" w:styleId="P-Keyword">
    <w:name w:val="P - Keyword"/>
    <w:uiPriority w:val="1"/>
    <w:qFormat/>
    <w:rsid w:val="002773BA"/>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locked/>
    <w:rsid w:val="002773BA"/>
    <w:pPr>
      <w:spacing w:before="100" w:beforeAutospacing="1" w:after="100" w:afterAutospacing="1" w:line="240" w:lineRule="auto"/>
    </w:pPr>
    <w:rPr>
      <w:rFonts w:ascii="Times New Roman" w:eastAsia="Times New Roman" w:hAnsi="Times New Roman" w:cs="Times New Roman"/>
      <w:sz w:val="24"/>
      <w:szCs w:val="24"/>
      <w:lang w:val="en-GB"/>
    </w:rPr>
  </w:style>
  <w:style w:type="paragraph" w:customStyle="1" w:styleId="L-Numbers">
    <w:name w:val="L - Numbers"/>
    <w:basedOn w:val="P-Regular"/>
    <w:qFormat/>
    <w:rsid w:val="002773BA"/>
    <w:pPr>
      <w:numPr>
        <w:numId w:val="25"/>
      </w:numPr>
      <w:spacing w:before="160" w:after="160" w:line="300" w:lineRule="auto"/>
      <w:contextualSpacing/>
    </w:pPr>
  </w:style>
  <w:style w:type="paragraph" w:customStyle="1" w:styleId="L-Bullets">
    <w:name w:val="L - Bullets"/>
    <w:basedOn w:val="P-Regular"/>
    <w:qFormat/>
    <w:rsid w:val="002773BA"/>
    <w:pPr>
      <w:numPr>
        <w:numId w:val="19"/>
      </w:numPr>
      <w:spacing w:line="300" w:lineRule="auto"/>
      <w:contextualSpacing/>
    </w:pPr>
  </w:style>
  <w:style w:type="paragraph" w:styleId="BalloonText">
    <w:name w:val="Balloon Text"/>
    <w:basedOn w:val="Normal"/>
    <w:link w:val="BalloonTextChar"/>
    <w:uiPriority w:val="99"/>
    <w:semiHidden/>
    <w:unhideWhenUsed/>
    <w:locked/>
    <w:rsid w:val="002773BA"/>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773BA"/>
    <w:rPr>
      <w:rFonts w:ascii="Times New Roman" w:hAnsi="Times New Roman" w:cs="Times New Roman"/>
      <w:color w:val="FF40FF"/>
      <w:sz w:val="18"/>
      <w:szCs w:val="18"/>
    </w:rPr>
  </w:style>
  <w:style w:type="character" w:customStyle="1" w:styleId="Heading7Char">
    <w:name w:val="Heading 7 Char"/>
    <w:basedOn w:val="DefaultParagraphFont"/>
    <w:link w:val="Heading7"/>
    <w:uiPriority w:val="9"/>
    <w:rsid w:val="002773BA"/>
    <w:rPr>
      <w:rFonts w:eastAsiaTheme="majorEastAsia" w:cstheme="majorBidi"/>
      <w:iCs/>
      <w:color w:val="FF40FF"/>
      <w:sz w:val="24"/>
    </w:rPr>
  </w:style>
  <w:style w:type="character" w:customStyle="1" w:styleId="P-URL">
    <w:name w:val="P - URL"/>
    <w:basedOn w:val="DefaultParagraphFont"/>
    <w:uiPriority w:val="1"/>
    <w:qFormat/>
    <w:rsid w:val="002773BA"/>
    <w:rPr>
      <w:rFonts w:ascii="Arial" w:hAnsi="Arial"/>
      <w:color w:val="0000FF"/>
      <w:sz w:val="22"/>
      <w:u w:val="single"/>
      <w:bdr w:val="none" w:sz="0" w:space="0" w:color="auto"/>
      <w:shd w:val="clear" w:color="auto" w:fill="00FA00"/>
    </w:rPr>
  </w:style>
  <w:style w:type="character" w:customStyle="1" w:styleId="Heading8Char">
    <w:name w:val="Heading 8 Char"/>
    <w:basedOn w:val="DefaultParagraphFont"/>
    <w:link w:val="Heading8"/>
    <w:uiPriority w:val="9"/>
    <w:rsid w:val="002773BA"/>
    <w:rPr>
      <w:rFonts w:eastAsiaTheme="majorEastAsia" w:cstheme="majorBidi"/>
      <w:color w:val="FF40FF"/>
      <w:szCs w:val="21"/>
    </w:rPr>
  </w:style>
  <w:style w:type="character" w:customStyle="1" w:styleId="P-Italics">
    <w:name w:val="P - Italics"/>
    <w:uiPriority w:val="1"/>
    <w:qFormat/>
    <w:rsid w:val="002773BA"/>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locked/>
    <w:rsid w:val="002773BA"/>
    <w:rPr>
      <w:rFonts w:ascii="Arial" w:hAnsi="Arial"/>
      <w:color w:val="FF40FF"/>
      <w:sz w:val="22"/>
      <w:u w:val="single"/>
    </w:rPr>
  </w:style>
  <w:style w:type="character" w:customStyle="1" w:styleId="P-Code">
    <w:name w:val="P - Code"/>
    <w:uiPriority w:val="1"/>
    <w:qFormat/>
    <w:rsid w:val="002773BA"/>
    <w:rPr>
      <w:rFonts w:ascii="Lucida Console" w:hAnsi="Lucida Console"/>
      <w:sz w:val="22"/>
      <w:bdr w:val="none" w:sz="0" w:space="0" w:color="auto"/>
      <w:shd w:val="clear" w:color="auto" w:fill="D5FC79"/>
    </w:rPr>
  </w:style>
  <w:style w:type="paragraph" w:customStyle="1" w:styleId="H1-Topic">
    <w:name w:val="H1 - Topic"/>
    <w:next w:val="P-Regular"/>
    <w:qFormat/>
    <w:rsid w:val="002773BA"/>
    <w:rPr>
      <w:sz w:val="36"/>
      <w:szCs w:val="40"/>
    </w:rPr>
  </w:style>
  <w:style w:type="paragraph" w:customStyle="1" w:styleId="H2-General">
    <w:name w:val="H2 - General"/>
    <w:next w:val="P-Regular"/>
    <w:qFormat/>
    <w:rsid w:val="002773BA"/>
    <w:pPr>
      <w:spacing w:before="280"/>
    </w:pPr>
    <w:rPr>
      <w:sz w:val="28"/>
      <w:szCs w:val="32"/>
    </w:rPr>
  </w:style>
  <w:style w:type="paragraph" w:customStyle="1" w:styleId="H3-Callout">
    <w:name w:val="H3 - Callout"/>
    <w:next w:val="P-Callout"/>
    <w:qFormat/>
    <w:rsid w:val="002773BA"/>
    <w:pPr>
      <w:shd w:val="clear" w:color="auto" w:fill="BEFFF4"/>
      <w:spacing w:before="360"/>
      <w:ind w:left="567" w:right="284"/>
      <w:mirrorIndents/>
    </w:pPr>
    <w:rPr>
      <w:b/>
      <w:i/>
      <w:color w:val="434343"/>
      <w:sz w:val="24"/>
      <w:szCs w:val="28"/>
    </w:rPr>
  </w:style>
  <w:style w:type="paragraph" w:customStyle="1" w:styleId="P-Regular">
    <w:name w:val="P - Regular"/>
    <w:qFormat/>
    <w:rsid w:val="002773BA"/>
    <w:pPr>
      <w:spacing w:before="120" w:after="120"/>
    </w:pPr>
  </w:style>
  <w:style w:type="paragraph" w:styleId="Footer">
    <w:name w:val="footer"/>
    <w:basedOn w:val="Normal"/>
    <w:link w:val="FooterChar"/>
    <w:uiPriority w:val="99"/>
    <w:unhideWhenUsed/>
    <w:locked/>
    <w:rsid w:val="002773B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773BA"/>
    <w:rPr>
      <w:color w:val="FF40FF"/>
    </w:rPr>
  </w:style>
  <w:style w:type="paragraph" w:customStyle="1" w:styleId="SB-Sidebar">
    <w:name w:val="SB - Sidebar"/>
    <w:next w:val="P-Regular"/>
    <w:qFormat/>
    <w:rsid w:val="002773BA"/>
    <w:pPr>
      <w:pBdr>
        <w:top w:val="single" w:sz="8" w:space="1" w:color="C00000"/>
        <w:left w:val="single" w:sz="8" w:space="4" w:color="C00000"/>
        <w:bottom w:val="single" w:sz="8" w:space="1" w:color="C00000"/>
        <w:right w:val="single" w:sz="8" w:space="4" w:color="C00000"/>
      </w:pBdr>
      <w:shd w:val="clear" w:color="auto" w:fill="FFFD78"/>
      <w:jc w:val="center"/>
    </w:pPr>
    <w:rPr>
      <w:i/>
      <w:color w:val="C00000"/>
      <w:sz w:val="24"/>
      <w:szCs w:val="24"/>
      <w:u w:val="single"/>
    </w:rPr>
  </w:style>
  <w:style w:type="character" w:customStyle="1" w:styleId="UnresolvedMention1">
    <w:name w:val="Unresolved Mention1"/>
    <w:basedOn w:val="DefaultParagraphFont"/>
    <w:uiPriority w:val="99"/>
    <w:semiHidden/>
    <w:unhideWhenUsed/>
    <w:locked/>
    <w:rsid w:val="002773BA"/>
    <w:rPr>
      <w:color w:val="FF40FF"/>
      <w:shd w:val="clear" w:color="auto" w:fill="E1DFDD"/>
    </w:rPr>
  </w:style>
  <w:style w:type="paragraph" w:customStyle="1" w:styleId="IMG-Caption">
    <w:name w:val="IMG - Caption"/>
    <w:next w:val="P-Regular"/>
    <w:qFormat/>
    <w:rsid w:val="002773BA"/>
    <w:pPr>
      <w:spacing w:before="120" w:after="240"/>
      <w:jc w:val="center"/>
    </w:pPr>
    <w:rPr>
      <w:b/>
      <w:color w:val="FF0000"/>
      <w:sz w:val="20"/>
    </w:rPr>
  </w:style>
  <w:style w:type="paragraph" w:customStyle="1" w:styleId="SC-File">
    <w:name w:val="SC - File"/>
    <w:next w:val="H1-Topic"/>
    <w:qFormat/>
    <w:rsid w:val="002773BA"/>
    <w:pPr>
      <w:spacing w:before="240" w:after="240"/>
    </w:pPr>
    <w:rPr>
      <w:rFonts w:eastAsiaTheme="majorEastAsia" w:cstheme="majorBidi"/>
      <w:b/>
      <w:iCs/>
      <w:color w:val="FF0000"/>
      <w:sz w:val="24"/>
    </w:rPr>
  </w:style>
  <w:style w:type="character" w:customStyle="1" w:styleId="Heading9Char">
    <w:name w:val="Heading 9 Char"/>
    <w:basedOn w:val="DefaultParagraphFont"/>
    <w:link w:val="Heading9"/>
    <w:uiPriority w:val="9"/>
    <w:semiHidden/>
    <w:rsid w:val="002773BA"/>
    <w:rPr>
      <w:rFonts w:asciiTheme="majorHAnsi" w:eastAsiaTheme="majorEastAsia" w:hAnsiTheme="majorHAnsi" w:cstheme="majorBidi"/>
      <w:i/>
      <w:iCs/>
      <w:color w:val="FF40FF"/>
      <w:sz w:val="21"/>
      <w:szCs w:val="21"/>
    </w:rPr>
  </w:style>
  <w:style w:type="paragraph" w:customStyle="1" w:styleId="SC-LiveLink">
    <w:name w:val="SC - Live Link"/>
    <w:qFormat/>
    <w:rsid w:val="002773BA"/>
    <w:pPr>
      <w:spacing w:before="200" w:after="240"/>
    </w:pPr>
    <w:rPr>
      <w:rFonts w:eastAsiaTheme="majorEastAsia" w:cstheme="majorBidi"/>
      <w:b/>
      <w:color w:val="FF0000"/>
      <w:szCs w:val="21"/>
    </w:rPr>
  </w:style>
  <w:style w:type="paragraph" w:customStyle="1" w:styleId="SC-Source">
    <w:name w:val="SC - Source"/>
    <w:qFormat/>
    <w:rsid w:val="002773BA"/>
    <w:pPr>
      <w:shd w:val="pct5" w:color="auto" w:fill="auto"/>
    </w:pPr>
    <w:rPr>
      <w:rFonts w:ascii="Lucida Console" w:hAnsi="Lucida Console" w:cs="Consolas"/>
      <w:szCs w:val="21"/>
    </w:rPr>
  </w:style>
  <w:style w:type="paragraph" w:customStyle="1" w:styleId="L-Regular">
    <w:name w:val="L - Regular"/>
    <w:basedOn w:val="L-Numbers"/>
    <w:rsid w:val="002773BA"/>
    <w:pPr>
      <w:numPr>
        <w:numId w:val="0"/>
      </w:numPr>
      <w:ind w:left="720"/>
      <w:contextualSpacing w:val="0"/>
    </w:pPr>
  </w:style>
  <w:style w:type="paragraph" w:customStyle="1" w:styleId="L-Source">
    <w:name w:val="L - Source"/>
    <w:basedOn w:val="SC-Source"/>
    <w:rsid w:val="002773BA"/>
    <w:pPr>
      <w:ind w:left="720"/>
    </w:pPr>
  </w:style>
  <w:style w:type="paragraph" w:styleId="Title">
    <w:name w:val="Title"/>
    <w:basedOn w:val="Normal"/>
    <w:next w:val="Normal"/>
    <w:link w:val="TitleChar"/>
    <w:uiPriority w:val="10"/>
    <w:locked/>
    <w:rsid w:val="002773BA"/>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73BA"/>
    <w:rPr>
      <w:rFonts w:asciiTheme="majorHAnsi" w:eastAsiaTheme="majorEastAsia" w:hAnsiTheme="majorHAnsi" w:cstheme="majorBidi"/>
      <w:color w:val="FF40FF"/>
      <w:spacing w:val="-10"/>
      <w:kern w:val="28"/>
      <w:sz w:val="56"/>
      <w:szCs w:val="56"/>
    </w:rPr>
  </w:style>
  <w:style w:type="paragraph" w:styleId="Subtitle">
    <w:name w:val="Subtitle"/>
    <w:basedOn w:val="Normal"/>
    <w:next w:val="Normal"/>
    <w:link w:val="SubtitleChar"/>
    <w:uiPriority w:val="11"/>
    <w:locked/>
    <w:rsid w:val="002773BA"/>
    <w:pPr>
      <w:numPr>
        <w:ilvl w:val="1"/>
      </w:numPr>
      <w:spacing w:after="160"/>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2773BA"/>
    <w:rPr>
      <w:rFonts w:asciiTheme="minorHAnsi" w:eastAsiaTheme="minorEastAsia" w:hAnsiTheme="minorHAnsi" w:cstheme="minorBidi"/>
      <w:color w:val="FF40FF"/>
      <w:spacing w:val="15"/>
    </w:rPr>
  </w:style>
  <w:style w:type="paragraph" w:styleId="CommentSubject">
    <w:name w:val="annotation subject"/>
    <w:basedOn w:val="CommentText"/>
    <w:next w:val="CommentText"/>
    <w:link w:val="CommentSubjectChar"/>
    <w:uiPriority w:val="99"/>
    <w:semiHidden/>
    <w:unhideWhenUsed/>
    <w:locked/>
    <w:rsid w:val="002773BA"/>
    <w:rPr>
      <w:b/>
      <w:bCs/>
    </w:rPr>
  </w:style>
  <w:style w:type="character" w:customStyle="1" w:styleId="CommentSubjectChar">
    <w:name w:val="Comment Subject Char"/>
    <w:basedOn w:val="CommentTextChar"/>
    <w:link w:val="CommentSubject"/>
    <w:uiPriority w:val="99"/>
    <w:semiHidden/>
    <w:rsid w:val="002773BA"/>
    <w:rPr>
      <w:b/>
      <w:bCs/>
      <w:color w:val="C00000"/>
      <w:sz w:val="20"/>
      <w:szCs w:val="20"/>
    </w:rPr>
  </w:style>
  <w:style w:type="paragraph" w:styleId="MessageHeader">
    <w:name w:val="Message Header"/>
    <w:basedOn w:val="Normal"/>
    <w:link w:val="MessageHeaderChar"/>
    <w:uiPriority w:val="99"/>
    <w:semiHidden/>
    <w:unhideWhenUsed/>
    <w:locked/>
    <w:rsid w:val="002773BA"/>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2773BA"/>
    <w:rPr>
      <w:rFonts w:asciiTheme="majorHAnsi" w:eastAsiaTheme="majorEastAsia" w:hAnsiTheme="majorHAnsi" w:cstheme="majorBidi"/>
      <w:color w:val="FF40FF"/>
      <w:sz w:val="24"/>
      <w:szCs w:val="24"/>
      <w:shd w:val="pct20" w:color="auto" w:fill="auto"/>
    </w:rPr>
  </w:style>
  <w:style w:type="character" w:styleId="SubtleEmphasis">
    <w:name w:val="Subtle Emphasis"/>
    <w:basedOn w:val="DefaultParagraphFont"/>
    <w:uiPriority w:val="19"/>
    <w:locked/>
    <w:rsid w:val="002773BA"/>
    <w:rPr>
      <w:i/>
      <w:iCs/>
      <w:color w:val="FF40FF"/>
    </w:rPr>
  </w:style>
  <w:style w:type="character" w:styleId="IntenseEmphasis">
    <w:name w:val="Intense Emphasis"/>
    <w:basedOn w:val="DefaultParagraphFont"/>
    <w:uiPriority w:val="21"/>
    <w:locked/>
    <w:rsid w:val="002773BA"/>
    <w:rPr>
      <w:i/>
      <w:iCs/>
      <w:color w:val="FF40FF"/>
    </w:rPr>
  </w:style>
  <w:style w:type="paragraph" w:styleId="Quote">
    <w:name w:val="Quote"/>
    <w:basedOn w:val="Normal"/>
    <w:next w:val="Normal"/>
    <w:link w:val="QuoteChar"/>
    <w:uiPriority w:val="29"/>
    <w:locked/>
    <w:rsid w:val="002773BA"/>
    <w:pPr>
      <w:spacing w:before="200" w:after="160"/>
      <w:ind w:left="864" w:right="864"/>
      <w:jc w:val="center"/>
    </w:pPr>
    <w:rPr>
      <w:i/>
      <w:iCs/>
    </w:rPr>
  </w:style>
  <w:style w:type="character" w:customStyle="1" w:styleId="QuoteChar">
    <w:name w:val="Quote Char"/>
    <w:basedOn w:val="DefaultParagraphFont"/>
    <w:link w:val="Quote"/>
    <w:uiPriority w:val="29"/>
    <w:rsid w:val="002773BA"/>
    <w:rPr>
      <w:i/>
      <w:iCs/>
      <w:color w:val="FF40FF"/>
    </w:rPr>
  </w:style>
  <w:style w:type="paragraph" w:styleId="IntenseQuote">
    <w:name w:val="Intense Quote"/>
    <w:basedOn w:val="Normal"/>
    <w:next w:val="Normal"/>
    <w:link w:val="IntenseQuoteChar"/>
    <w:uiPriority w:val="30"/>
    <w:locked/>
    <w:rsid w:val="002773BA"/>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2773BA"/>
    <w:rPr>
      <w:i/>
      <w:iCs/>
      <w:color w:val="FF40FF"/>
    </w:rPr>
  </w:style>
  <w:style w:type="character" w:styleId="SubtleReference">
    <w:name w:val="Subtle Reference"/>
    <w:basedOn w:val="DefaultParagraphFont"/>
    <w:uiPriority w:val="31"/>
    <w:locked/>
    <w:rsid w:val="002773BA"/>
    <w:rPr>
      <w:smallCaps/>
      <w:color w:val="FF40FF"/>
    </w:rPr>
  </w:style>
  <w:style w:type="character" w:styleId="IntenseReference">
    <w:name w:val="Intense Reference"/>
    <w:basedOn w:val="DefaultParagraphFont"/>
    <w:uiPriority w:val="32"/>
    <w:locked/>
    <w:rsid w:val="002773BA"/>
    <w:rPr>
      <w:b/>
      <w:bCs/>
      <w:smallCaps/>
      <w:color w:val="FF40FF"/>
      <w:spacing w:val="5"/>
    </w:rPr>
  </w:style>
  <w:style w:type="paragraph" w:styleId="Caption">
    <w:name w:val="caption"/>
    <w:basedOn w:val="Normal"/>
    <w:next w:val="Normal"/>
    <w:uiPriority w:val="35"/>
    <w:semiHidden/>
    <w:unhideWhenUsed/>
    <w:qFormat/>
    <w:locked/>
    <w:rsid w:val="002773BA"/>
    <w:pPr>
      <w:spacing w:before="0" w:after="200" w:line="240" w:lineRule="auto"/>
    </w:pPr>
    <w:rPr>
      <w:i/>
      <w:iCs/>
      <w:sz w:val="18"/>
      <w:szCs w:val="18"/>
    </w:rPr>
  </w:style>
  <w:style w:type="paragraph" w:styleId="TOCHeading">
    <w:name w:val="TOC Heading"/>
    <w:basedOn w:val="Heading1"/>
    <w:next w:val="Normal"/>
    <w:uiPriority w:val="39"/>
    <w:semiHidden/>
    <w:unhideWhenUsed/>
    <w:qFormat/>
    <w:locked/>
    <w:rsid w:val="002773BA"/>
    <w:pPr>
      <w:spacing w:before="240" w:after="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locked/>
    <w:rsid w:val="002773B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2773BA"/>
    <w:rPr>
      <w:color w:val="FF40FF"/>
      <w:shd w:val="clear" w:color="auto" w:fill="E1DFDD"/>
    </w:rPr>
  </w:style>
  <w:style w:type="character" w:customStyle="1" w:styleId="UnresolvedMention2">
    <w:name w:val="Unresolved Mention2"/>
    <w:basedOn w:val="DefaultParagraphFont"/>
    <w:uiPriority w:val="99"/>
    <w:semiHidden/>
    <w:unhideWhenUsed/>
    <w:rsid w:val="002773BA"/>
    <w:rPr>
      <w:color w:val="FF40FF"/>
      <w:shd w:val="clear" w:color="auto" w:fill="E1DFDD"/>
    </w:rPr>
  </w:style>
  <w:style w:type="character" w:customStyle="1" w:styleId="Hashtag1">
    <w:name w:val="Hashtag1"/>
    <w:basedOn w:val="DefaultParagraphFont"/>
    <w:uiPriority w:val="99"/>
    <w:semiHidden/>
    <w:unhideWhenUsed/>
    <w:rsid w:val="002773BA"/>
    <w:rPr>
      <w:color w:val="FF40FF"/>
      <w:shd w:val="clear" w:color="auto" w:fill="E1DFDD"/>
    </w:rPr>
  </w:style>
  <w:style w:type="character" w:styleId="EndnoteReference">
    <w:name w:val="endnote reference"/>
    <w:basedOn w:val="DefaultParagraphFont"/>
    <w:uiPriority w:val="99"/>
    <w:semiHidden/>
    <w:unhideWhenUsed/>
    <w:locked/>
    <w:rsid w:val="002773BA"/>
    <w:rPr>
      <w:color w:val="FF40FF"/>
      <w:vertAlign w:val="superscript"/>
    </w:rPr>
  </w:style>
  <w:style w:type="character" w:styleId="FootnoteReference">
    <w:name w:val="footnote reference"/>
    <w:basedOn w:val="DefaultParagraphFont"/>
    <w:uiPriority w:val="99"/>
    <w:semiHidden/>
    <w:unhideWhenUsed/>
    <w:locked/>
    <w:rsid w:val="002773BA"/>
    <w:rPr>
      <w:color w:val="FF40FF"/>
      <w:vertAlign w:val="superscript"/>
    </w:rPr>
  </w:style>
  <w:style w:type="character" w:styleId="HTMLAcronym">
    <w:name w:val="HTML Acronym"/>
    <w:basedOn w:val="DefaultParagraphFont"/>
    <w:uiPriority w:val="99"/>
    <w:semiHidden/>
    <w:unhideWhenUsed/>
    <w:locked/>
    <w:rsid w:val="002773BA"/>
    <w:rPr>
      <w:color w:val="FF40FF"/>
    </w:rPr>
  </w:style>
  <w:style w:type="character" w:styleId="HTMLCite">
    <w:name w:val="HTML Cite"/>
    <w:basedOn w:val="DefaultParagraphFont"/>
    <w:uiPriority w:val="99"/>
    <w:semiHidden/>
    <w:unhideWhenUsed/>
    <w:locked/>
    <w:rsid w:val="002773BA"/>
    <w:rPr>
      <w:i/>
      <w:iCs/>
      <w:color w:val="FF40FF"/>
    </w:rPr>
  </w:style>
  <w:style w:type="character" w:styleId="HTMLCode">
    <w:name w:val="HTML Code"/>
    <w:basedOn w:val="DefaultParagraphFont"/>
    <w:uiPriority w:val="99"/>
    <w:semiHidden/>
    <w:unhideWhenUsed/>
    <w:locked/>
    <w:rsid w:val="002773BA"/>
    <w:rPr>
      <w:rFonts w:ascii="Consolas" w:hAnsi="Consolas" w:cs="Consolas"/>
      <w:color w:val="FF40FF"/>
      <w:sz w:val="20"/>
      <w:szCs w:val="20"/>
    </w:rPr>
  </w:style>
  <w:style w:type="character" w:styleId="HTMLDefinition">
    <w:name w:val="HTML Definition"/>
    <w:basedOn w:val="DefaultParagraphFont"/>
    <w:uiPriority w:val="99"/>
    <w:semiHidden/>
    <w:unhideWhenUsed/>
    <w:locked/>
    <w:rsid w:val="002773BA"/>
    <w:rPr>
      <w:i/>
      <w:iCs/>
      <w:color w:val="FF40FF"/>
    </w:rPr>
  </w:style>
  <w:style w:type="character" w:styleId="HTMLKeyboard">
    <w:name w:val="HTML Keyboard"/>
    <w:basedOn w:val="DefaultParagraphFont"/>
    <w:uiPriority w:val="99"/>
    <w:semiHidden/>
    <w:unhideWhenUsed/>
    <w:locked/>
    <w:rsid w:val="002773BA"/>
    <w:rPr>
      <w:rFonts w:ascii="Consolas" w:hAnsi="Consolas" w:cs="Consolas"/>
      <w:color w:val="FF40FF"/>
      <w:sz w:val="20"/>
      <w:szCs w:val="20"/>
    </w:rPr>
  </w:style>
  <w:style w:type="character" w:styleId="HTMLSample">
    <w:name w:val="HTML Sample"/>
    <w:basedOn w:val="DefaultParagraphFont"/>
    <w:uiPriority w:val="99"/>
    <w:semiHidden/>
    <w:unhideWhenUsed/>
    <w:locked/>
    <w:rsid w:val="002773BA"/>
    <w:rPr>
      <w:rFonts w:ascii="Consolas" w:hAnsi="Consolas" w:cs="Consolas"/>
      <w:color w:val="FF40FF"/>
      <w:sz w:val="24"/>
      <w:szCs w:val="24"/>
    </w:rPr>
  </w:style>
  <w:style w:type="character" w:styleId="HTMLTypewriter">
    <w:name w:val="HTML Typewriter"/>
    <w:basedOn w:val="DefaultParagraphFont"/>
    <w:uiPriority w:val="99"/>
    <w:semiHidden/>
    <w:unhideWhenUsed/>
    <w:locked/>
    <w:rsid w:val="002773BA"/>
    <w:rPr>
      <w:rFonts w:ascii="Consolas" w:hAnsi="Consolas" w:cs="Consolas"/>
      <w:color w:val="FF40FF"/>
      <w:sz w:val="20"/>
      <w:szCs w:val="20"/>
    </w:rPr>
  </w:style>
  <w:style w:type="character" w:styleId="HTMLVariable">
    <w:name w:val="HTML Variable"/>
    <w:basedOn w:val="DefaultParagraphFont"/>
    <w:uiPriority w:val="99"/>
    <w:semiHidden/>
    <w:unhideWhenUsed/>
    <w:locked/>
    <w:rsid w:val="002773BA"/>
    <w:rPr>
      <w:i/>
      <w:iCs/>
      <w:color w:val="FF40FF"/>
    </w:rPr>
  </w:style>
  <w:style w:type="character" w:styleId="LineNumber">
    <w:name w:val="line number"/>
    <w:basedOn w:val="DefaultParagraphFont"/>
    <w:uiPriority w:val="99"/>
    <w:semiHidden/>
    <w:unhideWhenUsed/>
    <w:locked/>
    <w:rsid w:val="002773BA"/>
    <w:rPr>
      <w:color w:val="FF40FF"/>
    </w:rPr>
  </w:style>
  <w:style w:type="character" w:styleId="PageNumber">
    <w:name w:val="page number"/>
    <w:basedOn w:val="DefaultParagraphFont"/>
    <w:uiPriority w:val="99"/>
    <w:semiHidden/>
    <w:unhideWhenUsed/>
    <w:locked/>
    <w:rsid w:val="002773BA"/>
    <w:rPr>
      <w:color w:val="FF40FF"/>
    </w:rPr>
  </w:style>
  <w:style w:type="character" w:styleId="PlaceholderText">
    <w:name w:val="Placeholder Text"/>
    <w:basedOn w:val="DefaultParagraphFont"/>
    <w:uiPriority w:val="99"/>
    <w:semiHidden/>
    <w:locked/>
    <w:rsid w:val="002773BA"/>
    <w:rPr>
      <w:color w:val="FF40FF"/>
    </w:rPr>
  </w:style>
  <w:style w:type="character" w:customStyle="1" w:styleId="SmartHyperlink1">
    <w:name w:val="Smart Hyperlink1"/>
    <w:basedOn w:val="DefaultParagraphFont"/>
    <w:uiPriority w:val="99"/>
    <w:semiHidden/>
    <w:unhideWhenUsed/>
    <w:rsid w:val="002773BA"/>
    <w:rPr>
      <w:color w:val="FF40FF"/>
      <w:u w:val="dotted"/>
    </w:rPr>
  </w:style>
  <w:style w:type="character" w:styleId="BookTitle">
    <w:name w:val="Book Title"/>
    <w:basedOn w:val="DefaultParagraphFont"/>
    <w:uiPriority w:val="33"/>
    <w:locked/>
    <w:rsid w:val="002773BA"/>
    <w:rPr>
      <w:b/>
      <w:bCs/>
      <w:i/>
      <w:iCs/>
      <w:color w:val="FF40FF"/>
      <w:spacing w:val="5"/>
    </w:rPr>
  </w:style>
  <w:style w:type="character" w:styleId="Strong">
    <w:name w:val="Strong"/>
    <w:basedOn w:val="DefaultParagraphFont"/>
    <w:uiPriority w:val="22"/>
    <w:locked/>
    <w:rsid w:val="002773BA"/>
    <w:rPr>
      <w:b/>
      <w:bCs/>
      <w:color w:val="FF40FF"/>
    </w:rPr>
  </w:style>
  <w:style w:type="character" w:styleId="Emphasis">
    <w:name w:val="Emphasis"/>
    <w:basedOn w:val="DefaultParagraphFont"/>
    <w:uiPriority w:val="20"/>
    <w:locked/>
    <w:rsid w:val="002773BA"/>
    <w:rPr>
      <w:i/>
      <w:iCs/>
      <w:color w:val="FF40FF"/>
    </w:rPr>
  </w:style>
  <w:style w:type="paragraph" w:styleId="Revision">
    <w:name w:val="Revision"/>
    <w:hidden/>
    <w:uiPriority w:val="99"/>
    <w:semiHidden/>
    <w:rsid w:val="009C4699"/>
    <w:pPr>
      <w:spacing w:line="240" w:lineRule="auto"/>
    </w:pPr>
    <w:rPr>
      <w:color w:val="FF40FF"/>
    </w:rPr>
  </w:style>
  <w:style w:type="paragraph" w:styleId="HTMLPreformatted">
    <w:name w:val="HTML Preformatted"/>
    <w:basedOn w:val="Normal"/>
    <w:link w:val="HTMLPreformattedChar"/>
    <w:uiPriority w:val="99"/>
    <w:semiHidden/>
    <w:unhideWhenUsed/>
    <w:locked/>
    <w:rsid w:val="008258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semiHidden/>
    <w:rsid w:val="0082586E"/>
    <w:rPr>
      <w:rFonts w:ascii="Courier New" w:eastAsia="Times New Roman" w:hAnsi="Courier New" w:cs="Courier New"/>
      <w:sz w:val="20"/>
      <w:szCs w:val="20"/>
      <w:lang w:val="en-US"/>
    </w:rPr>
  </w:style>
  <w:style w:type="paragraph" w:styleId="ListParagraph">
    <w:name w:val="List Paragraph"/>
    <w:basedOn w:val="Normal"/>
    <w:uiPriority w:val="34"/>
    <w:locked/>
    <w:rsid w:val="008258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48652">
      <w:bodyDiv w:val="1"/>
      <w:marLeft w:val="0"/>
      <w:marRight w:val="0"/>
      <w:marTop w:val="0"/>
      <w:marBottom w:val="0"/>
      <w:divBdr>
        <w:top w:val="none" w:sz="0" w:space="0" w:color="auto"/>
        <w:left w:val="none" w:sz="0" w:space="0" w:color="auto"/>
        <w:bottom w:val="none" w:sz="0" w:space="0" w:color="auto"/>
        <w:right w:val="none" w:sz="0" w:space="0" w:color="auto"/>
      </w:divBdr>
    </w:div>
    <w:div w:id="258948364">
      <w:bodyDiv w:val="1"/>
      <w:marLeft w:val="0"/>
      <w:marRight w:val="0"/>
      <w:marTop w:val="0"/>
      <w:marBottom w:val="0"/>
      <w:divBdr>
        <w:top w:val="none" w:sz="0" w:space="0" w:color="auto"/>
        <w:left w:val="none" w:sz="0" w:space="0" w:color="auto"/>
        <w:bottom w:val="none" w:sz="0" w:space="0" w:color="auto"/>
        <w:right w:val="none" w:sz="0" w:space="0" w:color="auto"/>
      </w:divBdr>
    </w:div>
    <w:div w:id="709114820">
      <w:bodyDiv w:val="1"/>
      <w:marLeft w:val="0"/>
      <w:marRight w:val="0"/>
      <w:marTop w:val="0"/>
      <w:marBottom w:val="0"/>
      <w:divBdr>
        <w:top w:val="none" w:sz="0" w:space="0" w:color="auto"/>
        <w:left w:val="none" w:sz="0" w:space="0" w:color="auto"/>
        <w:bottom w:val="none" w:sz="0" w:space="0" w:color="auto"/>
        <w:right w:val="none" w:sz="0" w:space="0" w:color="auto"/>
      </w:divBdr>
    </w:div>
    <w:div w:id="863710685">
      <w:bodyDiv w:val="1"/>
      <w:marLeft w:val="0"/>
      <w:marRight w:val="0"/>
      <w:marTop w:val="0"/>
      <w:marBottom w:val="0"/>
      <w:divBdr>
        <w:top w:val="none" w:sz="0" w:space="0" w:color="auto"/>
        <w:left w:val="none" w:sz="0" w:space="0" w:color="auto"/>
        <w:bottom w:val="none" w:sz="0" w:space="0" w:color="auto"/>
        <w:right w:val="none" w:sz="0" w:space="0" w:color="auto"/>
      </w:divBdr>
    </w:div>
    <w:div w:id="1103912527">
      <w:bodyDiv w:val="1"/>
      <w:marLeft w:val="0"/>
      <w:marRight w:val="0"/>
      <w:marTop w:val="0"/>
      <w:marBottom w:val="0"/>
      <w:divBdr>
        <w:top w:val="none" w:sz="0" w:space="0" w:color="auto"/>
        <w:left w:val="none" w:sz="0" w:space="0" w:color="auto"/>
        <w:bottom w:val="none" w:sz="0" w:space="0" w:color="auto"/>
        <w:right w:val="none" w:sz="0" w:space="0" w:color="auto"/>
      </w:divBdr>
    </w:div>
    <w:div w:id="1484392413">
      <w:bodyDiv w:val="1"/>
      <w:marLeft w:val="0"/>
      <w:marRight w:val="0"/>
      <w:marTop w:val="0"/>
      <w:marBottom w:val="0"/>
      <w:divBdr>
        <w:top w:val="none" w:sz="0" w:space="0" w:color="auto"/>
        <w:left w:val="none" w:sz="0" w:space="0" w:color="auto"/>
        <w:bottom w:val="none" w:sz="0" w:space="0" w:color="auto"/>
        <w:right w:val="none" w:sz="0" w:space="0" w:color="auto"/>
      </w:divBdr>
    </w:div>
    <w:div w:id="1634556106">
      <w:bodyDiv w:val="1"/>
      <w:marLeft w:val="0"/>
      <w:marRight w:val="0"/>
      <w:marTop w:val="0"/>
      <w:marBottom w:val="0"/>
      <w:divBdr>
        <w:top w:val="none" w:sz="0" w:space="0" w:color="auto"/>
        <w:left w:val="none" w:sz="0" w:space="0" w:color="auto"/>
        <w:bottom w:val="none" w:sz="0" w:space="0" w:color="auto"/>
        <w:right w:val="none" w:sz="0" w:space="0" w:color="auto"/>
      </w:divBdr>
      <w:divsChild>
        <w:div w:id="1124736698">
          <w:marLeft w:val="0"/>
          <w:marRight w:val="0"/>
          <w:marTop w:val="0"/>
          <w:marBottom w:val="0"/>
          <w:divBdr>
            <w:top w:val="none" w:sz="0" w:space="0" w:color="auto"/>
            <w:left w:val="none" w:sz="0" w:space="0" w:color="auto"/>
            <w:bottom w:val="none" w:sz="0" w:space="0" w:color="auto"/>
            <w:right w:val="none" w:sz="0" w:space="0" w:color="auto"/>
          </w:divBdr>
        </w:div>
      </w:divsChild>
    </w:div>
    <w:div w:id="1882473299">
      <w:bodyDiv w:val="1"/>
      <w:marLeft w:val="0"/>
      <w:marRight w:val="0"/>
      <w:marTop w:val="0"/>
      <w:marBottom w:val="0"/>
      <w:divBdr>
        <w:top w:val="none" w:sz="0" w:space="0" w:color="auto"/>
        <w:left w:val="none" w:sz="0" w:space="0" w:color="auto"/>
        <w:bottom w:val="none" w:sz="0" w:space="0" w:color="auto"/>
        <w:right w:val="none" w:sz="0" w:space="0" w:color="auto"/>
      </w:divBdr>
    </w:div>
    <w:div w:id="18837138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utujay\Desktop\RE_TRAIN\Training%20Layouts\Training%20Layouts\Template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DECAA0-5CC3-914F-BE9E-F4DC93748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C:\Users\rutujay\Desktop\RE_TRAIN\Training Layouts\Training Layouts\Templates\Template.dotx</Template>
  <TotalTime>339</TotalTime>
  <Pages>12</Pages>
  <Words>4873</Words>
  <Characters>27779</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32587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Richard Kruger</dc:creator>
  <cp:keywords/>
  <dc:description/>
  <cp:lastModifiedBy>Christopher Richard Kruger</cp:lastModifiedBy>
  <cp:revision>33</cp:revision>
  <dcterms:created xsi:type="dcterms:W3CDTF">2018-11-23T16:52:00Z</dcterms:created>
  <dcterms:modified xsi:type="dcterms:W3CDTF">2019-01-29T19:14:00Z</dcterms:modified>
  <cp:category/>
</cp:coreProperties>
</file>