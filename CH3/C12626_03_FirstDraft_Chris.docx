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182C7DDE" w:rsidR="009E32F8" w:rsidRDefault="00FF700D" w:rsidP="005B26E7">
      <w:pPr>
        <w:pStyle w:val="H1-Topic"/>
        <w:rPr>
          <w:ins w:id="0" w:author="Christopher Richard Kruger" w:date="2019-02-02T11:42:00Z"/>
          <w:lang w:val="en-US"/>
        </w:rPr>
      </w:pPr>
      <w:r>
        <w:rPr>
          <w:lang w:val="en-US"/>
        </w:rPr>
        <w:t>Lesson</w:t>
      </w:r>
      <w:r w:rsidR="005B26E7">
        <w:rPr>
          <w:lang w:val="en-US"/>
        </w:rPr>
        <w:t xml:space="preserve"> </w:t>
      </w:r>
      <w:ins w:id="1" w:author="Christopher Richard Kruger" w:date="2019-02-22T15:40:00Z">
        <w:r w:rsidR="00E13983">
          <w:rPr>
            <w:lang w:val="en-US"/>
          </w:rPr>
          <w:t>3</w:t>
        </w:r>
      </w:ins>
      <w:del w:id="2" w:author="Christopher Richard Kruger" w:date="2019-01-26T10:24:00Z">
        <w:r w:rsidR="005B26E7" w:rsidDel="004A7190">
          <w:rPr>
            <w:lang w:val="en-US"/>
          </w:rPr>
          <w:delText>1</w:delText>
        </w:r>
      </w:del>
      <w:r w:rsidR="005B26E7">
        <w:rPr>
          <w:lang w:val="en-US"/>
        </w:rPr>
        <w:t xml:space="preserve">: </w:t>
      </w:r>
      <w:del w:id="3" w:author="Christopher Richard Kruger" w:date="2019-01-26T10:24:00Z">
        <w:r w:rsidR="005B26E7" w:rsidDel="004A7190">
          <w:rPr>
            <w:lang w:val="en-US"/>
          </w:rPr>
          <w:delText>Introduction to</w:delText>
        </w:r>
      </w:del>
      <w:ins w:id="4" w:author="Christopher Richard Kruger" w:date="2019-02-22T15:42:00Z">
        <w:r w:rsidR="00E13983">
          <w:rPr>
            <w:lang w:val="en-US"/>
          </w:rPr>
          <w:t>Neighborhood Approaches and DBSCAN</w:t>
        </w:r>
      </w:ins>
      <w:del w:id="5" w:author="Christopher Richard Kruger" w:date="2019-02-22T15:42:00Z">
        <w:r w:rsidR="005B26E7" w:rsidDel="00E13983">
          <w:rPr>
            <w:lang w:val="en-US"/>
          </w:rPr>
          <w:delText xml:space="preserve"> </w:delText>
        </w:r>
      </w:del>
      <w:ins w:id="6" w:author="Rutuja Yerunkar" w:date="2018-11-22T13:35:00Z">
        <w:del w:id="7" w:author="Christopher Richard Kruger" w:date="2019-02-22T15:42:00Z">
          <w:r w:rsidR="009E26DB" w:rsidDel="00E13983">
            <w:rPr>
              <w:lang w:val="en-US"/>
            </w:rPr>
            <w:delText>Clustering</w:delText>
          </w:r>
        </w:del>
      </w:ins>
    </w:p>
    <w:p w14:paraId="3D127027" w14:textId="77777777" w:rsidR="009B2EB7" w:rsidRPr="009B2EB7" w:rsidDel="00CF3FAB" w:rsidRDefault="009B2EB7">
      <w:pPr>
        <w:pStyle w:val="P-Regular"/>
        <w:rPr>
          <w:ins w:id="8" w:author="Rutuja Yerunkar" w:date="2018-11-22T10:50:00Z"/>
          <w:del w:id="9" w:author="Christopher Richard Kruger" w:date="2019-02-24T13:55:00Z"/>
          <w:lang w:val="en-US"/>
          <w:rPrChange w:id="10" w:author="Christopher Richard Kruger" w:date="2019-02-02T11:42:00Z">
            <w:rPr>
              <w:ins w:id="11" w:author="Rutuja Yerunkar" w:date="2018-11-22T10:50:00Z"/>
              <w:del w:id="12" w:author="Christopher Richard Kruger" w:date="2019-02-24T13:55:00Z"/>
              <w:lang w:val="en-US"/>
            </w:rPr>
          </w:rPrChange>
        </w:rPr>
        <w:pPrChange w:id="13" w:author="Christopher Richard Kruger" w:date="2019-02-02T11:42:00Z">
          <w:pPr>
            <w:pStyle w:val="H1-Topic"/>
          </w:pPr>
        </w:pPrChange>
      </w:pPr>
    </w:p>
    <w:p w14:paraId="5C804FC3" w14:textId="77777777" w:rsidR="009C4699" w:rsidRDefault="009C4699" w:rsidP="00FF700D">
      <w:pPr>
        <w:pStyle w:val="H1-Topic"/>
        <w:rPr>
          <w:ins w:id="14" w:author="Christopher Richard Kruger" w:date="2018-11-22T15:57:00Z"/>
          <w:lang w:val="en-US"/>
        </w:rPr>
      </w:pPr>
    </w:p>
    <w:p w14:paraId="2BF0E81E" w14:textId="3BF32F56" w:rsidR="002773BA" w:rsidRDefault="009751B8" w:rsidP="00FF700D">
      <w:pPr>
        <w:pStyle w:val="H1-Topic"/>
        <w:rPr>
          <w:ins w:id="15" w:author="Christopher Richard Kruger" w:date="2019-01-13T17:18:00Z"/>
          <w:lang w:val="en-US"/>
        </w:rPr>
      </w:pPr>
      <w:ins w:id="16" w:author="Rutuja Yerunkar" w:date="2018-11-22T10:50:00Z">
        <w:r>
          <w:rPr>
            <w:lang w:val="en-US"/>
          </w:rPr>
          <w:t>Lesson Objectives</w:t>
        </w:r>
      </w:ins>
    </w:p>
    <w:p w14:paraId="7B6BC8A9" w14:textId="442DB457" w:rsidR="008E4C95" w:rsidRPr="008E4C95" w:rsidDel="001B1D74" w:rsidRDefault="008E4C95">
      <w:pPr>
        <w:pStyle w:val="P-Regular"/>
        <w:rPr>
          <w:ins w:id="17" w:author="Rutuja Yerunkar" w:date="2018-11-22T10:50:00Z"/>
          <w:del w:id="18" w:author="Christopher Richard Kruger" w:date="2019-01-28T17:27:00Z"/>
          <w:lang w:val="en-US"/>
          <w:rPrChange w:id="19" w:author="Christopher Richard Kruger" w:date="2019-01-13T17:18:00Z">
            <w:rPr>
              <w:ins w:id="20" w:author="Rutuja Yerunkar" w:date="2018-11-22T10:50:00Z"/>
              <w:del w:id="21" w:author="Christopher Richard Kruger" w:date="2019-01-28T17:27:00Z"/>
              <w:lang w:val="en-US"/>
            </w:rPr>
          </w:rPrChange>
        </w:rPr>
        <w:pPrChange w:id="22" w:author="Christopher Richard Kruger" w:date="2019-01-13T17:18:00Z">
          <w:pPr>
            <w:pStyle w:val="H1-Topic"/>
          </w:pPr>
        </w:pPrChange>
      </w:pPr>
    </w:p>
    <w:p w14:paraId="540580D1" w14:textId="77777777" w:rsidR="002773BA" w:rsidRDefault="002773BA" w:rsidP="00FF700D">
      <w:pPr>
        <w:pStyle w:val="P-Regular"/>
        <w:rPr>
          <w:ins w:id="23" w:author="Rutuja Yerunkar" w:date="2018-11-22T10:50:00Z"/>
          <w:lang w:val="en-US"/>
        </w:rPr>
      </w:pPr>
      <w:ins w:id="24" w:author="Rutuja Yerunkar" w:date="2018-11-22T10:50:00Z">
        <w:r>
          <w:rPr>
            <w:lang w:val="en-US"/>
          </w:rPr>
          <w:t>By the end of this lesson, you will be able to:</w:t>
        </w:r>
      </w:ins>
    </w:p>
    <w:p w14:paraId="5AC25E2F" w14:textId="22E3B0F8" w:rsidR="004A7190" w:rsidRDefault="001050ED" w:rsidP="00FF700D">
      <w:pPr>
        <w:pStyle w:val="L-Bullets"/>
        <w:rPr>
          <w:ins w:id="25" w:author="Christopher Richard Kruger" w:date="2019-01-26T10:36:00Z"/>
          <w:lang w:val="en-US"/>
        </w:rPr>
      </w:pPr>
      <w:ins w:id="26" w:author="Christopher Richard Kruger" w:date="2019-01-26T10:36:00Z">
        <w:r>
          <w:rPr>
            <w:lang w:val="en-US"/>
          </w:rPr>
          <w:t xml:space="preserve">Explain the intuition behind </w:t>
        </w:r>
      </w:ins>
      <w:ins w:id="27" w:author="Christopher Richard Kruger" w:date="2019-02-22T15:42:00Z">
        <w:r w:rsidR="00E13983">
          <w:rPr>
            <w:lang w:val="en-US"/>
          </w:rPr>
          <w:t>neighborhood approaches – mainly DBSCAN</w:t>
        </w:r>
      </w:ins>
    </w:p>
    <w:p w14:paraId="722BBB6C" w14:textId="481C5A59" w:rsidR="002773BA" w:rsidDel="00FF49B8" w:rsidRDefault="00C31D85" w:rsidP="00FF700D">
      <w:pPr>
        <w:pStyle w:val="L-Bullets"/>
        <w:rPr>
          <w:ins w:id="28" w:author="Rutuja Yerunkar" w:date="2018-11-22T11:00:00Z"/>
          <w:del w:id="29" w:author="Christopher Richard Kruger" w:date="2019-01-26T10:47:00Z"/>
          <w:lang w:val="en-US"/>
        </w:rPr>
      </w:pPr>
      <w:ins w:id="30" w:author="Rutuja Yerunkar" w:date="2018-11-22T11:07:00Z">
        <w:del w:id="31" w:author="Christopher Richard Kruger" w:date="2019-01-26T10:36:00Z">
          <w:r w:rsidDel="004A7190">
            <w:rPr>
              <w:lang w:val="en-US"/>
            </w:rPr>
            <w:delText>Distinguish</w:delText>
          </w:r>
        </w:del>
        <w:del w:id="32" w:author="Christopher Richard Kruger" w:date="2019-01-26T10:47:00Z">
          <w:r w:rsidDel="00FF49B8">
            <w:rPr>
              <w:lang w:val="en-US"/>
            </w:rPr>
            <w:delText xml:space="preserve"> </w:delText>
          </w:r>
        </w:del>
        <w:del w:id="33" w:author="Christopher Richard Kruger" w:date="2019-01-26T10:25:00Z">
          <w:r w:rsidDel="004A7190">
            <w:rPr>
              <w:lang w:val="en-US"/>
            </w:rPr>
            <w:delText>between supervised learning and unsupervised learning</w:delText>
          </w:r>
        </w:del>
      </w:ins>
    </w:p>
    <w:p w14:paraId="12C214D9" w14:textId="11183B26" w:rsidR="00C31D85" w:rsidDel="001050ED" w:rsidRDefault="00C31D85" w:rsidP="00FF700D">
      <w:pPr>
        <w:pStyle w:val="L-Bullets"/>
        <w:rPr>
          <w:ins w:id="34" w:author="Rutuja Yerunkar" w:date="2018-11-22T11:09:00Z"/>
          <w:del w:id="35" w:author="Christopher Richard Kruger" w:date="2019-01-26T10:37:00Z"/>
          <w:lang w:val="en-US"/>
        </w:rPr>
      </w:pPr>
      <w:ins w:id="36" w:author="Rutuja Yerunkar" w:date="2018-11-22T11:07:00Z">
        <w:del w:id="37" w:author="Christopher Richard Kruger" w:date="2019-01-26T10:37:00Z">
          <w:r w:rsidDel="001050ED">
            <w:rPr>
              <w:lang w:val="en-US"/>
            </w:rPr>
            <w:delText>Explain the</w:delText>
          </w:r>
        </w:del>
      </w:ins>
      <w:ins w:id="38" w:author="Rutuja Yerunkar" w:date="2018-11-22T11:09:00Z">
        <w:del w:id="39" w:author="Christopher Richard Kruger" w:date="2019-01-26T10:37:00Z">
          <w:r w:rsidDel="001050ED">
            <w:rPr>
              <w:lang w:val="en-US"/>
            </w:rPr>
            <w:delText xml:space="preserve"> concept of clustering</w:delText>
          </w:r>
        </w:del>
      </w:ins>
    </w:p>
    <w:p w14:paraId="3AA690FD" w14:textId="09362327" w:rsidR="00C31D85" w:rsidRDefault="00C31D85" w:rsidP="00FF700D">
      <w:pPr>
        <w:pStyle w:val="L-Bullets"/>
        <w:rPr>
          <w:ins w:id="40" w:author="Christopher Richard Kruger" w:date="2019-01-26T10:47:00Z"/>
          <w:lang w:val="en-US"/>
        </w:rPr>
      </w:pPr>
      <w:ins w:id="41" w:author="Rutuja Yerunkar" w:date="2018-11-22T11:09:00Z">
        <w:r>
          <w:rPr>
            <w:lang w:val="en-US"/>
          </w:rPr>
          <w:t xml:space="preserve">Implement </w:t>
        </w:r>
        <w:del w:id="42" w:author="Christopher Richard Kruger" w:date="2019-01-26T10:37:00Z">
          <w:r w:rsidDel="001050ED">
            <w:rPr>
              <w:lang w:val="en-US"/>
            </w:rPr>
            <w:delText xml:space="preserve">k-means </w:delText>
          </w:r>
        </w:del>
      </w:ins>
      <w:ins w:id="43" w:author="Rutuja Yerunkar" w:date="2018-11-22T11:10:00Z">
        <w:del w:id="44" w:author="Christopher Richard Kruger" w:date="2019-01-26T10:37:00Z">
          <w:r w:rsidR="00834BA8" w:rsidDel="001050ED">
            <w:rPr>
              <w:lang w:val="en-US"/>
            </w:rPr>
            <w:delText xml:space="preserve">clustering </w:delText>
          </w:r>
        </w:del>
      </w:ins>
      <w:ins w:id="45" w:author="Rutuja Yerunkar" w:date="2018-11-22T11:09:00Z">
        <w:del w:id="46" w:author="Christopher Richard Kruger" w:date="2019-01-26T10:37:00Z">
          <w:r w:rsidDel="001050ED">
            <w:rPr>
              <w:lang w:val="en-US"/>
            </w:rPr>
            <w:delText>algorithm</w:delText>
          </w:r>
        </w:del>
      </w:ins>
      <w:ins w:id="47" w:author="Christopher Richard Kruger" w:date="2019-01-26T10:37:00Z">
        <w:r w:rsidR="001050ED">
          <w:rPr>
            <w:lang w:val="en-US"/>
          </w:rPr>
          <w:t xml:space="preserve">the </w:t>
        </w:r>
      </w:ins>
      <w:ins w:id="48" w:author="Christopher Richard Kruger" w:date="2019-02-22T15:42:00Z">
        <w:r w:rsidR="00E13983">
          <w:rPr>
            <w:lang w:val="en-US"/>
          </w:rPr>
          <w:t>DBSCAN</w:t>
        </w:r>
      </w:ins>
      <w:ins w:id="49" w:author="Christopher Richard Kruger" w:date="2019-01-26T10:37:00Z">
        <w:r w:rsidR="001050ED">
          <w:rPr>
            <w:lang w:val="en-US"/>
          </w:rPr>
          <w:t xml:space="preserve"> algorithm</w:t>
        </w:r>
      </w:ins>
      <w:ins w:id="50" w:author="Rutuja Yerunkar" w:date="2018-11-22T11:11:00Z">
        <w:r w:rsidR="00834BA8">
          <w:rPr>
            <w:lang w:val="en-US"/>
          </w:rPr>
          <w:t xml:space="preserve"> </w:t>
        </w:r>
        <w:del w:id="51" w:author="Christopher Richard Kruger" w:date="2019-01-26T10:37:00Z">
          <w:r w:rsidR="00834BA8" w:rsidDel="001050ED">
            <w:rPr>
              <w:lang w:val="en-US"/>
            </w:rPr>
            <w:delText>using built-in Python packages</w:delText>
          </w:r>
        </w:del>
      </w:ins>
      <w:ins w:id="52" w:author="Christopher Richard Kruger" w:date="2019-01-26T10:37:00Z">
        <w:r w:rsidR="001050ED">
          <w:rPr>
            <w:lang w:val="en-US"/>
          </w:rPr>
          <w:t>from scratch and using packages</w:t>
        </w:r>
      </w:ins>
    </w:p>
    <w:p w14:paraId="0B42EE73" w14:textId="3F80EE3D" w:rsidR="00FF49B8" w:rsidRPr="00FF49B8" w:rsidRDefault="00FF49B8">
      <w:pPr>
        <w:pStyle w:val="L-Bullets"/>
        <w:rPr>
          <w:ins w:id="53" w:author="Rutuja Yerunkar" w:date="2018-11-22T13:35:00Z"/>
          <w:lang w:val="en-US"/>
        </w:rPr>
      </w:pPr>
      <w:ins w:id="54" w:author="Christopher Richard Kruger" w:date="2019-01-26T10:47:00Z">
        <w:r>
          <w:rPr>
            <w:lang w:val="en-US"/>
          </w:rPr>
          <w:t>Understand the differences between K-Means</w:t>
        </w:r>
      </w:ins>
      <w:ins w:id="55" w:author="Christopher Richard Kruger" w:date="2019-02-22T15:42:00Z">
        <w:r w:rsidR="00E13983">
          <w:rPr>
            <w:lang w:val="en-US"/>
          </w:rPr>
          <w:t xml:space="preserve">, </w:t>
        </w:r>
      </w:ins>
      <w:ins w:id="56" w:author="Christopher Richard Kruger" w:date="2019-01-26T10:47:00Z">
        <w:r>
          <w:rPr>
            <w:lang w:val="en-US"/>
          </w:rPr>
          <w:t>Hierarchical Clustering</w:t>
        </w:r>
      </w:ins>
      <w:ins w:id="57" w:author="Christopher Richard Kruger" w:date="2019-02-22T15:42:00Z">
        <w:r w:rsidR="00E13983">
          <w:rPr>
            <w:lang w:val="en-US"/>
          </w:rPr>
          <w:t>, and DBSCAN</w:t>
        </w:r>
      </w:ins>
    </w:p>
    <w:p w14:paraId="231510AE" w14:textId="77777777" w:rsidR="009E26DB" w:rsidRDefault="009E26DB" w:rsidP="009C4699">
      <w:pPr>
        <w:pStyle w:val="L-Bullets"/>
        <w:numPr>
          <w:ilvl w:val="0"/>
          <w:numId w:val="0"/>
        </w:numPr>
        <w:ind w:left="717" w:hanging="360"/>
        <w:rPr>
          <w:ins w:id="58" w:author="Rutuja Yerunkar" w:date="2018-11-22T13:38:00Z"/>
          <w:lang w:val="en-US"/>
        </w:rPr>
      </w:pPr>
    </w:p>
    <w:p w14:paraId="7A2DA3B9" w14:textId="3D9D3AE8" w:rsidR="009E26DB" w:rsidDel="009C4699" w:rsidRDefault="009E26DB" w:rsidP="00A42F85">
      <w:pPr>
        <w:pStyle w:val="H1-Topic"/>
        <w:rPr>
          <w:ins w:id="59" w:author="Rutuja Yerunkar" w:date="2018-11-22T13:38:00Z"/>
          <w:del w:id="60" w:author="Christopher Richard Kruger" w:date="2018-11-22T15:58:00Z"/>
          <w:lang w:val="en-US"/>
        </w:rPr>
      </w:pPr>
      <w:ins w:id="61" w:author="Rutuja Yerunkar" w:date="2018-11-22T13:38:00Z">
        <w:r>
          <w:rPr>
            <w:lang w:val="en-US"/>
          </w:rPr>
          <w:t>Introducti</w:t>
        </w:r>
      </w:ins>
      <w:ins w:id="62" w:author="Christopher Richard Kruger" w:date="2019-02-24T13:55:00Z">
        <w:r w:rsidR="00CF3FAB">
          <w:rPr>
            <w:lang w:val="en-US"/>
          </w:rPr>
          <w:t>o</w:t>
        </w:r>
      </w:ins>
      <w:ins w:id="63" w:author="Rutuja Yerunkar" w:date="2018-11-22T13:38:00Z">
        <w:del w:id="64" w:author="Christopher Richard Kruger" w:date="2019-02-24T13:55:00Z">
          <w:r w:rsidDel="00CF3FAB">
            <w:rPr>
              <w:lang w:val="en-US"/>
            </w:rPr>
            <w:delText>o</w:delText>
          </w:r>
        </w:del>
        <w:r>
          <w:rPr>
            <w:lang w:val="en-US"/>
          </w:rPr>
          <w:t>n</w:t>
        </w:r>
      </w:ins>
    </w:p>
    <w:p w14:paraId="43EED91B" w14:textId="77777777" w:rsidR="009E26DB" w:rsidRDefault="009E26DB">
      <w:pPr>
        <w:pStyle w:val="H1-Topic"/>
        <w:rPr>
          <w:ins w:id="65" w:author="Rutuja Yerunkar" w:date="2018-11-22T13:35:00Z"/>
          <w:lang w:val="en-US"/>
        </w:rPr>
        <w:pPrChange w:id="66" w:author="Christopher Richard Kruger" w:date="2018-11-22T15:58:00Z">
          <w:pPr>
            <w:pStyle w:val="L-Bullets"/>
            <w:numPr>
              <w:numId w:val="0"/>
            </w:numPr>
            <w:ind w:left="0" w:firstLine="0"/>
          </w:pPr>
        </w:pPrChange>
      </w:pPr>
    </w:p>
    <w:p w14:paraId="61625EC5" w14:textId="1481CC29" w:rsidR="009C4699" w:rsidRDefault="00070576" w:rsidP="009C4699">
      <w:pPr>
        <w:pStyle w:val="H2-General"/>
        <w:rPr>
          <w:ins w:id="67" w:author="Christopher Richard Kruger" w:date="2019-02-02T11:37:00Z"/>
          <w:lang w:val="en-US"/>
        </w:rPr>
      </w:pPr>
      <w:ins w:id="68" w:author="Christopher Richard Kruger" w:date="2019-01-26T11:45:00Z">
        <w:r>
          <w:rPr>
            <w:lang w:val="en-US"/>
          </w:rPr>
          <w:t>Clustering</w:t>
        </w:r>
      </w:ins>
      <w:ins w:id="69" w:author="Christopher Richard Kruger" w:date="2019-01-26T10:38:00Z">
        <w:r w:rsidR="001050ED">
          <w:rPr>
            <w:lang w:val="en-US"/>
          </w:rPr>
          <w:t xml:space="preserve"> Refresh</w:t>
        </w:r>
      </w:ins>
    </w:p>
    <w:p w14:paraId="211E7ABC" w14:textId="7ADCEB21" w:rsidR="005A1FF5" w:rsidRDefault="005A1FF5" w:rsidP="009C4699">
      <w:pPr>
        <w:pStyle w:val="P-Regular"/>
        <w:rPr>
          <w:ins w:id="70" w:author="Christopher Richard Kruger" w:date="2019-02-24T13:57:00Z"/>
          <w:lang w:val="en-US"/>
        </w:rPr>
      </w:pPr>
      <w:ins w:id="71" w:author="Christopher Richard Kruger" w:date="2019-02-24T13:56:00Z">
        <w:r>
          <w:rPr>
            <w:lang w:val="en-US"/>
          </w:rPr>
          <w:t>So far, we have covered two popular ways of approaching the clustering problem: K-Means and Hierarchical Clustering. Both clustering techniques have pros and cons associated with how they are carried out</w:t>
        </w:r>
      </w:ins>
      <w:ins w:id="72" w:author="Christopher Richard Kruger" w:date="2019-02-24T13:57:00Z">
        <w:r>
          <w:rPr>
            <w:lang w:val="en-US"/>
          </w:rPr>
          <w:t>. Once again let’s revisit where we have been in the first two lessons so we can gain further context to where we will be going in this lesson.</w:t>
        </w:r>
      </w:ins>
    </w:p>
    <w:p w14:paraId="5EC74E9E" w14:textId="3B1E5C74" w:rsidR="005A1FF5" w:rsidRDefault="005A1FF5" w:rsidP="009C4699">
      <w:pPr>
        <w:pStyle w:val="P-Regular"/>
        <w:rPr>
          <w:ins w:id="73" w:author="Christopher Richard Kruger" w:date="2019-02-24T13:58:00Z"/>
          <w:lang w:val="en-US"/>
        </w:rPr>
      </w:pPr>
      <w:ins w:id="74" w:author="Christopher Richard Kruger" w:date="2019-02-24T13:58:00Z">
        <w:r>
          <w:rPr>
            <w:lang w:val="en-US"/>
          </w:rPr>
          <w:t xml:space="preserve">In the challenge space of unsupervised learning you will be presented with </w:t>
        </w:r>
      </w:ins>
      <w:ins w:id="75" w:author="Christopher Richard Kruger" w:date="2019-02-24T13:59:00Z">
        <w:r>
          <w:rPr>
            <w:lang w:val="en-US"/>
          </w:rPr>
          <w:t>a collection of feature data, but no complementary labels telling you what these feature variables necessarily mean. While you may</w:t>
        </w:r>
      </w:ins>
      <w:ins w:id="76" w:author="Christopher Richard Kruger" w:date="2019-02-24T14:00:00Z">
        <w:r>
          <w:rPr>
            <w:lang w:val="en-US"/>
          </w:rPr>
          <w:t xml:space="preserve"> not get a discrete view into what the target labels are, you can get some semblance of structure out of the data by clustering similar groups together and see what is similar within groups. The first approach we covered to achieve this goal of clustering </w:t>
        </w:r>
      </w:ins>
      <w:ins w:id="77" w:author="Christopher Richard Kruger" w:date="2019-02-24T14:01:00Z">
        <w:r>
          <w:rPr>
            <w:lang w:val="en-US"/>
          </w:rPr>
          <w:t>similar data points is K-Means.</w:t>
        </w:r>
      </w:ins>
    </w:p>
    <w:p w14:paraId="45FF7625" w14:textId="4F26125D" w:rsidR="00070576" w:rsidRDefault="00070576" w:rsidP="009C4699">
      <w:pPr>
        <w:pStyle w:val="P-Regular"/>
        <w:rPr>
          <w:ins w:id="78" w:author="Christopher Richard Kruger" w:date="2019-02-24T14:01:00Z"/>
          <w:lang w:val="en-US"/>
        </w:rPr>
      </w:pPr>
      <w:ins w:id="79" w:author="Christopher Richard Kruger" w:date="2019-01-26T11:48:00Z">
        <w:r>
          <w:rPr>
            <w:lang w:val="en-US"/>
          </w:rPr>
          <w:t>K-Means clustering</w:t>
        </w:r>
      </w:ins>
      <w:ins w:id="80" w:author="Christopher Richard Kruger" w:date="2019-01-26T11:47:00Z">
        <w:r>
          <w:rPr>
            <w:lang w:val="en-US"/>
          </w:rPr>
          <w:t xml:space="preserve"> works by finding “K” number clusters in your data through pairwise Euclidean distance calculations.</w:t>
        </w:r>
      </w:ins>
      <w:ins w:id="81" w:author="Christopher Richard Kruger" w:date="2019-01-26T11:48:00Z">
        <w:r>
          <w:rPr>
            <w:lang w:val="en-US"/>
          </w:rPr>
          <w:t xml:space="preserve"> “K” points (</w:t>
        </w:r>
      </w:ins>
      <w:ins w:id="82" w:author="Christopher Richard Kruger" w:date="2019-01-26T11:49:00Z">
        <w:r>
          <w:rPr>
            <w:lang w:val="en-US"/>
          </w:rPr>
          <w:t>also called centroids)</w:t>
        </w:r>
      </w:ins>
      <w:ins w:id="83" w:author="Christopher Richard Kruger" w:date="2019-01-26T11:48:00Z">
        <w:r>
          <w:rPr>
            <w:lang w:val="en-US"/>
          </w:rPr>
          <w:t xml:space="preserve"> are randomly initialized in your data and the distance is calculated from each</w:t>
        </w:r>
      </w:ins>
      <w:ins w:id="84" w:author="Christopher Richard Kruger" w:date="2019-01-26T11:49:00Z">
        <w:r>
          <w:rPr>
            <w:lang w:val="en-US"/>
          </w:rPr>
          <w:t xml:space="preserve"> data</w:t>
        </w:r>
      </w:ins>
      <w:ins w:id="85" w:author="Christopher Richard Kruger" w:date="2019-01-26T11:48:00Z">
        <w:r>
          <w:rPr>
            <w:lang w:val="en-US"/>
          </w:rPr>
          <w:t xml:space="preserve"> point to each of the </w:t>
        </w:r>
      </w:ins>
      <w:ins w:id="86" w:author="Christopher Richard Kruger" w:date="2019-01-26T11:49:00Z">
        <w:r>
          <w:rPr>
            <w:lang w:val="en-US"/>
          </w:rPr>
          <w:t>centroids. The minimum of these distances designates which cluster a data point belongs to. Once every point has been assigned to a cluster, the mean intra-cluster data point is calculated as the new centr</w:t>
        </w:r>
      </w:ins>
      <w:ins w:id="87" w:author="Christopher Richard Kruger" w:date="2019-01-26T11:50:00Z">
        <w:r>
          <w:rPr>
            <w:lang w:val="en-US"/>
          </w:rPr>
          <w:t>oid. This process is repeated until the newly calculated cluster centroid no longer changes position.</w:t>
        </w:r>
      </w:ins>
    </w:p>
    <w:p w14:paraId="7F26BE38" w14:textId="40B4373B" w:rsidR="005A1FF5" w:rsidRDefault="005A1FF5" w:rsidP="009C4699">
      <w:pPr>
        <w:pStyle w:val="P-Regular"/>
        <w:rPr>
          <w:ins w:id="88" w:author="Christopher Richard Kruger" w:date="2019-02-24T14:05:00Z"/>
          <w:lang w:val="en-US"/>
        </w:rPr>
      </w:pPr>
      <w:ins w:id="89" w:author="Christopher Richard Kruger" w:date="2019-02-24T14:01:00Z">
        <w:r>
          <w:rPr>
            <w:lang w:val="en-US"/>
          </w:rPr>
          <w:t xml:space="preserve">K-Means works best for simpler data challenges where speed is paramount. </w:t>
        </w:r>
      </w:ins>
      <w:ins w:id="90" w:author="Christopher Richard Kruger" w:date="2019-02-24T14:02:00Z">
        <w:r>
          <w:rPr>
            <w:lang w:val="en-US"/>
          </w:rPr>
          <w:t>By simply l</w:t>
        </w:r>
      </w:ins>
      <w:ins w:id="91" w:author="Christopher Richard Kruger" w:date="2019-02-24T14:03:00Z">
        <w:r>
          <w:rPr>
            <w:lang w:val="en-US"/>
          </w:rPr>
          <w:t>ooking at closest data points there is not a lot of computational overhead, however there is also a greater degree of challenge when it comes to higher dimension data sets. K-Means is also not ideal if you are unaware of the potential number of clusters you would be looking for. An example we have worked with in the</w:t>
        </w:r>
      </w:ins>
      <w:ins w:id="92" w:author="Christopher Richard Kruger" w:date="2019-02-24T14:04:00Z">
        <w:r>
          <w:rPr>
            <w:lang w:val="en-US"/>
          </w:rPr>
          <w:t xml:space="preserve"> past is looking at e-commerce logs for your online store. If your manager asks you to find 3-4 groups in the data that can serve as marketing segments, K-Means could be a great approach as long as your features are differentiable enough </w:t>
        </w:r>
      </w:ins>
      <w:ins w:id="93" w:author="Christopher Richard Kruger" w:date="2019-02-24T14:05:00Z">
        <w:r>
          <w:rPr>
            <w:lang w:val="en-US"/>
          </w:rPr>
          <w:t>that linear hyperplanes could successfully group class members apart.</w:t>
        </w:r>
      </w:ins>
    </w:p>
    <w:p w14:paraId="5CB7987D" w14:textId="021E14B4" w:rsidR="005A1FF5" w:rsidRDefault="005A1FF5" w:rsidP="009C4699">
      <w:pPr>
        <w:pStyle w:val="P-Regular"/>
        <w:rPr>
          <w:ins w:id="94" w:author="Christopher Richard Kruger" w:date="2019-02-24T14:09:00Z"/>
          <w:lang w:val="en-US"/>
        </w:rPr>
      </w:pPr>
      <w:ins w:id="95" w:author="Christopher Richard Kruger" w:date="2019-02-24T14:05:00Z">
        <w:r>
          <w:rPr>
            <w:lang w:val="en-US"/>
          </w:rPr>
          <w:t>The second clustering approach we explored was Hierarchical C</w:t>
        </w:r>
      </w:ins>
      <w:ins w:id="96" w:author="Christopher Richard Kruger" w:date="2019-02-24T14:06:00Z">
        <w:r>
          <w:rPr>
            <w:lang w:val="en-US"/>
          </w:rPr>
          <w:t xml:space="preserve">lustering. </w:t>
        </w:r>
        <w:r w:rsidR="00E86D78">
          <w:rPr>
            <w:lang w:val="en-US"/>
          </w:rPr>
          <w:t xml:space="preserve">This method can work in multiple ways – either agglomerative of divisive. </w:t>
        </w:r>
      </w:ins>
      <w:ins w:id="97" w:author="Christopher Richard Kruger" w:date="2019-02-24T14:07:00Z">
        <w:r w:rsidR="00E86D78">
          <w:rPr>
            <w:lang w:val="en-US"/>
          </w:rPr>
          <w:t xml:space="preserve">Agglomerative clustering works from the bottoms-up approach, treating each data point as its own “cluster” and recursively grouping them together with a linkage </w:t>
        </w:r>
        <w:proofErr w:type="gramStart"/>
        <w:r w:rsidR="00E86D78">
          <w:rPr>
            <w:lang w:val="en-US"/>
          </w:rPr>
          <w:t>criteria</w:t>
        </w:r>
        <w:proofErr w:type="gramEnd"/>
        <w:r w:rsidR="00E86D78">
          <w:rPr>
            <w:lang w:val="en-US"/>
          </w:rPr>
          <w:t>. Divisive clustering works in the opposite direction b</w:t>
        </w:r>
      </w:ins>
      <w:ins w:id="98" w:author="Christopher Richard Kruger" w:date="2019-02-24T14:08:00Z">
        <w:r w:rsidR="00E86D78">
          <w:rPr>
            <w:lang w:val="en-US"/>
          </w:rPr>
          <w:t>y treating all data points as one large class and recursively breaking them down into smaller clusters. This approach has the benefit of fully understanding the entire data distribution as it calculates splitting potential, however it is typically not done in practice due to its greater complexity. Hierarchical clust</w:t>
        </w:r>
      </w:ins>
      <w:ins w:id="99" w:author="Christopher Richard Kruger" w:date="2019-02-24T14:09:00Z">
        <w:r w:rsidR="00E86D78">
          <w:rPr>
            <w:lang w:val="en-US"/>
          </w:rPr>
          <w:t xml:space="preserve">ering is a strong contender for your clustering needs when it comes to not know anything about the data. Using a dendrogram you can visualize all the splits in your data and consider what </w:t>
        </w:r>
        <w:r w:rsidR="00E86D78">
          <w:rPr>
            <w:lang w:val="en-US"/>
          </w:rPr>
          <w:lastRenderedPageBreak/>
          <w:t xml:space="preserve">number of clusters makes sense after the fact. This can be really helpful in your specific use </w:t>
        </w:r>
        <w:proofErr w:type="gramStart"/>
        <w:r w:rsidR="00E86D78">
          <w:rPr>
            <w:lang w:val="en-US"/>
          </w:rPr>
          <w:t>case,</w:t>
        </w:r>
        <w:proofErr w:type="gramEnd"/>
        <w:r w:rsidR="00E86D78">
          <w:rPr>
            <w:lang w:val="en-US"/>
          </w:rPr>
          <w:t xml:space="preserve"> however it also comes at a higher computational cost that is seen in K-Means.</w:t>
        </w:r>
      </w:ins>
    </w:p>
    <w:p w14:paraId="570CEB78" w14:textId="4AED875B" w:rsidR="00E86D78" w:rsidRDefault="00E86D78" w:rsidP="009C4699">
      <w:pPr>
        <w:pStyle w:val="P-Regular"/>
        <w:rPr>
          <w:ins w:id="100" w:author="Christopher Richard Kruger" w:date="2019-01-26T11:50:00Z"/>
          <w:lang w:val="en-US"/>
        </w:rPr>
      </w:pPr>
      <w:ins w:id="101" w:author="Christopher Richard Kruger" w:date="2019-02-24T14:09:00Z">
        <w:r>
          <w:rPr>
            <w:lang w:val="en-US"/>
          </w:rPr>
          <w:t>Final</w:t>
        </w:r>
      </w:ins>
      <w:ins w:id="102" w:author="Christopher Richard Kruger" w:date="2019-02-24T14:10:00Z">
        <w:r>
          <w:rPr>
            <w:lang w:val="en-US"/>
          </w:rPr>
          <w:t>ly, in this lesson, we will cover a clustering appro</w:t>
        </w:r>
      </w:ins>
      <w:ins w:id="103" w:author="Christopher Richard Kruger" w:date="2019-02-24T14:11:00Z">
        <w:r>
          <w:rPr>
            <w:lang w:val="en-US"/>
          </w:rPr>
          <w:t>ach that will serve best in highly complex data: DBSCAN. Canonically, this meth</w:t>
        </w:r>
      </w:ins>
      <w:ins w:id="104" w:author="Christopher Richard Kruger" w:date="2019-02-24T14:12:00Z">
        <w:r>
          <w:rPr>
            <w:lang w:val="en-US"/>
          </w:rPr>
          <w:t>od has always been seen as a high performer in datasets that have a lot of densely interspersed data. Let’s walk through why it does so well in these use cases.</w:t>
        </w:r>
      </w:ins>
    </w:p>
    <w:p w14:paraId="0AE81DC0" w14:textId="259230E3" w:rsidR="009B2EB7" w:rsidRDefault="009F41A9" w:rsidP="009370F4">
      <w:pPr>
        <w:pStyle w:val="H2-General"/>
        <w:rPr>
          <w:ins w:id="105" w:author="Christopher Richard Kruger" w:date="2019-02-24T14:34:00Z"/>
          <w:lang w:val="en-US"/>
        </w:rPr>
      </w:pPr>
      <w:ins w:id="106" w:author="Christopher Richard Kruger" w:date="2019-02-24T14:32:00Z">
        <w:r>
          <w:rPr>
            <w:lang w:val="en-US"/>
          </w:rPr>
          <w:t>Who are my neighbors?</w:t>
        </w:r>
      </w:ins>
      <w:ins w:id="107" w:author="Rutuja Yerunkar" w:date="2018-11-22T13:36:00Z">
        <w:del w:id="108" w:author="Christopher Richard Kruger" w:date="2019-01-26T10:38:00Z">
          <w:r w:rsidR="009E26DB" w:rsidDel="001050ED">
            <w:rPr>
              <w:lang w:val="en-US"/>
            </w:rPr>
            <w:delText>Unsupervised Learning vs Supervised Learning</w:delText>
          </w:r>
        </w:del>
      </w:ins>
    </w:p>
    <w:p w14:paraId="746A2923" w14:textId="77777777" w:rsidR="009370F4" w:rsidRPr="009370F4" w:rsidRDefault="009370F4">
      <w:pPr>
        <w:pStyle w:val="P-Regular"/>
        <w:rPr>
          <w:lang w:val="en-US"/>
          <w:rPrChange w:id="109" w:author="Christopher Richard Kruger" w:date="2019-02-24T14:34:00Z">
            <w:rPr>
              <w:lang w:val="en-US"/>
            </w:rPr>
          </w:rPrChange>
        </w:rPr>
        <w:pPrChange w:id="110" w:author="Christopher Richard Kruger" w:date="2019-02-24T14:34:00Z">
          <w:pPr>
            <w:pStyle w:val="H2-General"/>
          </w:pPr>
        </w:pPrChange>
      </w:pPr>
    </w:p>
    <w:p w14:paraId="4F5C9157" w14:textId="17098FB1" w:rsidR="00086577" w:rsidRDefault="0080424C" w:rsidP="0080424C">
      <w:pPr>
        <w:pStyle w:val="P-Regular"/>
        <w:rPr>
          <w:ins w:id="111" w:author="Christopher Richard Kruger" w:date="2019-01-26T11:59:00Z"/>
        </w:rPr>
      </w:pPr>
      <w:del w:id="112" w:author="Christopher Richard Kruger" w:date="2019-01-26T11:54:00Z">
        <w:r w:rsidDel="00130803">
          <w:delTex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delText>
        </w:r>
        <w:r w:rsidR="0032703E" w:rsidDel="00130803">
          <w:delText xml:space="preserve">model most closely mirrors an intuitive human approach to learning. </w:delText>
        </w:r>
      </w:del>
      <w:ins w:id="113" w:author="Christopher Richard Kruger" w:date="2019-02-24T14:34:00Z">
        <w:r w:rsidR="009370F4">
          <w:t xml:space="preserve">In the first two chapters we explored the concept of likeliness being described as a function of </w:t>
        </w:r>
      </w:ins>
      <w:ins w:id="114" w:author="Christopher Richard Kruger" w:date="2019-02-24T14:35:00Z">
        <w:r w:rsidR="009370F4">
          <w:t>Euclidean</w:t>
        </w:r>
      </w:ins>
      <w:ins w:id="115" w:author="Christopher Richard Kruger" w:date="2019-02-24T14:34:00Z">
        <w:r w:rsidR="009370F4">
          <w:t xml:space="preserve"> distance – data points that are close</w:t>
        </w:r>
      </w:ins>
      <w:ins w:id="116" w:author="Christopher Richard Kruger" w:date="2019-02-24T14:35:00Z">
        <w:r w:rsidR="009370F4">
          <w:t xml:space="preserve">r to any one point can be seen as similar, whereas those that are further away in Euclidean space can be seen as dissimilar. </w:t>
        </w:r>
      </w:ins>
      <w:ins w:id="117" w:author="Christopher Richard Kruger" w:date="2019-02-24T14:36:00Z">
        <w:r w:rsidR="009370F4">
          <w:t>This notion is seen once again in the DBSCAN (</w:t>
        </w:r>
        <w:r w:rsidR="009370F4" w:rsidRPr="009370F4">
          <w:t>Density-</w:t>
        </w:r>
        <w:r w:rsidR="009370F4">
          <w:t>B</w:t>
        </w:r>
        <w:r w:rsidR="009370F4" w:rsidRPr="009370F4">
          <w:t xml:space="preserve">ased </w:t>
        </w:r>
      </w:ins>
      <w:ins w:id="118" w:author="Christopher Richard Kruger" w:date="2019-02-24T14:37:00Z">
        <w:r w:rsidR="009370F4">
          <w:t>S</w:t>
        </w:r>
      </w:ins>
      <w:ins w:id="119" w:author="Christopher Richard Kruger" w:date="2019-02-24T14:36:00Z">
        <w:r w:rsidR="009370F4" w:rsidRPr="009370F4">
          <w:t xml:space="preserve">patial </w:t>
        </w:r>
      </w:ins>
      <w:ins w:id="120" w:author="Christopher Richard Kruger" w:date="2019-02-24T14:37:00Z">
        <w:r w:rsidR="009370F4">
          <w:t>C</w:t>
        </w:r>
      </w:ins>
      <w:ins w:id="121" w:author="Christopher Richard Kruger" w:date="2019-02-24T14:36:00Z">
        <w:r w:rsidR="009370F4" w:rsidRPr="009370F4">
          <w:t>lustering of</w:t>
        </w:r>
      </w:ins>
      <w:ins w:id="122" w:author="Christopher Richard Kruger" w:date="2019-02-24T14:37:00Z">
        <w:r w:rsidR="009370F4">
          <w:t xml:space="preserve"> A</w:t>
        </w:r>
      </w:ins>
      <w:ins w:id="123" w:author="Christopher Richard Kruger" w:date="2019-02-24T14:36:00Z">
        <w:r w:rsidR="009370F4" w:rsidRPr="009370F4">
          <w:t xml:space="preserve">pplications with </w:t>
        </w:r>
      </w:ins>
      <w:ins w:id="124" w:author="Christopher Richard Kruger" w:date="2019-02-24T14:37:00Z">
        <w:r w:rsidR="009370F4">
          <w:t>N</w:t>
        </w:r>
      </w:ins>
      <w:ins w:id="125" w:author="Christopher Richard Kruger" w:date="2019-02-24T14:36:00Z">
        <w:r w:rsidR="009370F4" w:rsidRPr="009370F4">
          <w:t>oise</w:t>
        </w:r>
        <w:r w:rsidR="009370F4">
          <w:t>) algorithm.</w:t>
        </w:r>
      </w:ins>
      <w:ins w:id="126" w:author="Christopher Richard Kruger" w:date="2019-02-24T14:37:00Z">
        <w:r w:rsidR="009370F4">
          <w:t xml:space="preserve"> As alluded to by the lengthy name, the DBSCAN approach expands upon basic distance metri</w:t>
        </w:r>
      </w:ins>
      <w:ins w:id="127" w:author="Christopher Richard Kruger" w:date="2019-02-24T14:38:00Z">
        <w:r w:rsidR="009370F4">
          <w:t xml:space="preserve">c evaluation by also incorporating the notion of density. If there are clumps of data points that all exist in the same area of each other, they can be seen as members of the same cluster. </w:t>
        </w:r>
      </w:ins>
    </w:p>
    <w:p w14:paraId="7C41C454" w14:textId="10B02879" w:rsidR="00FB72D9" w:rsidRDefault="00D12018">
      <w:pPr>
        <w:pStyle w:val="P-Regular"/>
        <w:jc w:val="center"/>
        <w:rPr>
          <w:ins w:id="128" w:author="Christopher Richard Kruger" w:date="2019-01-26T12:00:00Z"/>
        </w:rPr>
        <w:pPrChange w:id="129" w:author="Christopher Richard Kruger" w:date="2019-01-27T14:20:00Z">
          <w:pPr>
            <w:pStyle w:val="P-Regular"/>
          </w:pPr>
        </w:pPrChange>
      </w:pPr>
      <w:ins w:id="130" w:author="Christopher Richard Kruger" w:date="2019-02-25T18:05:00Z">
        <w:r w:rsidRPr="00D12018">
          <w:rPr>
            <w:noProof/>
          </w:rPr>
          <w:drawing>
            <wp:inline distT="0" distB="0" distL="0" distR="0" wp14:anchorId="510D56C3" wp14:editId="56A74924">
              <wp:extent cx="3467100" cy="22750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0527" cy="2283833"/>
                      </a:xfrm>
                      <a:prstGeom prst="rect">
                        <a:avLst/>
                      </a:prstGeom>
                    </pic:spPr>
                  </pic:pic>
                </a:graphicData>
              </a:graphic>
            </wp:inline>
          </w:drawing>
        </w:r>
      </w:ins>
    </w:p>
    <w:p w14:paraId="6255A06E" w14:textId="5FF430E4" w:rsidR="00130803" w:rsidRDefault="00086577">
      <w:pPr>
        <w:pStyle w:val="IMG-Caption"/>
        <w:rPr>
          <w:ins w:id="131" w:author="Christopher Richard Kruger" w:date="2019-01-26T12:00:00Z"/>
        </w:rPr>
        <w:pPrChange w:id="132" w:author="Christopher Richard Kruger" w:date="2019-01-26T12:15:00Z">
          <w:pPr>
            <w:pStyle w:val="P-Regular"/>
          </w:pPr>
        </w:pPrChange>
      </w:pPr>
      <w:ins w:id="133" w:author="Christopher Richard Kruger" w:date="2019-01-26T12:07:00Z">
        <w:r>
          <w:t>Fig</w:t>
        </w:r>
      </w:ins>
      <w:ins w:id="134" w:author="Christopher Richard Kruger" w:date="2019-01-26T12:15:00Z">
        <w:r w:rsidR="009E72E9">
          <w:t xml:space="preserve">ure </w:t>
        </w:r>
      </w:ins>
      <w:ins w:id="135" w:author="Christopher Richard Kruger" w:date="2019-02-25T18:04:00Z">
        <w:r w:rsidR="00D12018">
          <w:t xml:space="preserve">3.1: </w:t>
        </w:r>
      </w:ins>
      <w:ins w:id="136" w:author="Christopher Richard Kruger" w:date="2019-02-25T18:05:00Z">
        <w:r w:rsidR="00D12018">
          <w:t xml:space="preserve">Neighbors has a direct connection to </w:t>
        </w:r>
      </w:ins>
      <w:ins w:id="137" w:author="Christopher Richard Kruger" w:date="2019-02-25T18:06:00Z">
        <w:r w:rsidR="00D12018">
          <w:t>clusters. In this simple example we can see 4 neighborhoods.</w:t>
        </w:r>
      </w:ins>
    </w:p>
    <w:p w14:paraId="6AF56645" w14:textId="505C60A4" w:rsidR="00086577" w:rsidRDefault="00722D12" w:rsidP="0080424C">
      <w:pPr>
        <w:pStyle w:val="P-Regular"/>
        <w:rPr>
          <w:ins w:id="138" w:author="Christopher Richard Kruger" w:date="2019-01-27T14:30:00Z"/>
        </w:rPr>
      </w:pPr>
      <w:ins w:id="139" w:author="Christopher Richard Kruger" w:date="2019-02-25T10:24:00Z">
        <w:r>
          <w:t xml:space="preserve">The density-based approach has a number of benefits when compared to </w:t>
        </w:r>
      </w:ins>
      <w:ins w:id="140" w:author="Christopher Richard Kruger" w:date="2019-02-25T10:25:00Z">
        <w:r>
          <w:t xml:space="preserve">the past approaches we’ve covered that focus exclusively on distance. </w:t>
        </w:r>
      </w:ins>
      <w:ins w:id="141" w:author="Christopher Richard Kruger" w:date="2019-02-25T10:26:00Z">
        <w:r>
          <w:t xml:space="preserve">If you were just focusing on distance as a clustering </w:t>
        </w:r>
      </w:ins>
      <w:ins w:id="142" w:author="Christopher Richard Kruger" w:date="2019-02-25T10:27:00Z">
        <w:r>
          <w:t xml:space="preserve">threshold then you may find your clustering to make little sense if faced with a sparse feature space with outliers. Both K-Means and Hierarchical Clustering will automatically group together all data points in the space until no points are left. While Hierarchical Clustering does </w:t>
        </w:r>
      </w:ins>
      <w:ins w:id="143" w:author="Christopher Richard Kruger" w:date="2019-02-25T10:28:00Z">
        <w:r>
          <w:t xml:space="preserve">somewhat provide a path around this issue since you can dictate where clusters are formed using a dendrogram post clustering run, K-Means is the most susceptible to failing as it is the </w:t>
        </w:r>
        <w:proofErr w:type="gramStart"/>
        <w:r>
          <w:t>most “simple”</w:t>
        </w:r>
        <w:proofErr w:type="gramEnd"/>
        <w:r>
          <w:t xml:space="preserve"> approach to clustering. </w:t>
        </w:r>
      </w:ins>
      <w:ins w:id="144" w:author="Christopher Richard Kruger" w:date="2019-02-25T10:25:00Z">
        <w:r>
          <w:t xml:space="preserve"> </w:t>
        </w:r>
      </w:ins>
    </w:p>
    <w:p w14:paraId="4315C728" w14:textId="13193726" w:rsidR="00086577" w:rsidDel="00D12018" w:rsidRDefault="00086577">
      <w:pPr>
        <w:pStyle w:val="IMG-Caption"/>
        <w:rPr>
          <w:ins w:id="145" w:author="Rutuja Yerunkar" w:date="2018-11-22T13:45:00Z"/>
          <w:del w:id="146" w:author="Christopher Richard Kruger" w:date="2019-02-25T18:04:00Z"/>
        </w:rPr>
        <w:pPrChange w:id="147" w:author="Christopher Richard Kruger" w:date="2019-01-26T12:15:00Z">
          <w:pPr>
            <w:pStyle w:val="P-Regular"/>
          </w:pPr>
        </w:pPrChange>
      </w:pPr>
    </w:p>
    <w:p w14:paraId="667F8697" w14:textId="3D12CED6" w:rsidR="005B26E7" w:rsidDel="009B2EB7" w:rsidRDefault="00722D12">
      <w:pPr>
        <w:pStyle w:val="P-Regular"/>
        <w:rPr>
          <w:del w:id="148" w:author="Christopher Richard Kruger" w:date="2019-01-26T12:07:00Z"/>
        </w:rPr>
      </w:pPr>
      <w:ins w:id="149" w:author="Christopher Richard Kruger" w:date="2019-02-25T10:28:00Z">
        <w:r>
          <w:t>By incorporating the notion of neighbor density</w:t>
        </w:r>
      </w:ins>
      <w:ins w:id="150" w:author="Christopher Richard Kruger" w:date="2019-02-25T10:29:00Z">
        <w:r>
          <w:t xml:space="preserve"> in DBSCAN, we can leave outliers out of clusters if we choose to </w:t>
        </w:r>
        <w:proofErr w:type="spellStart"/>
        <w:proofErr w:type="gramStart"/>
        <w:r>
          <w:t>based</w:t>
        </w:r>
        <w:proofErr w:type="spellEnd"/>
        <w:proofErr w:type="gramEnd"/>
        <w:r>
          <w:t xml:space="preserve"> on the hyperparameters we choose at run time. Only the data points that have close neighbors will be seen as members within the same cluster and those that are farther away can be left as </w:t>
        </w:r>
      </w:ins>
      <w:ins w:id="151" w:author="Christopher Richard Kruger" w:date="2019-02-25T10:31:00Z">
        <w:r>
          <w:t xml:space="preserve">un-clustered outliers. </w:t>
        </w:r>
      </w:ins>
      <w:del w:id="152" w:author="Christopher Richard Kruger" w:date="2019-01-26T12:07:00Z">
        <w:r w:rsidR="0032703E" w:rsidDel="00086577">
          <w:delTex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delText>
        </w:r>
        <w:r w:rsidR="0080424C" w:rsidDel="00086577">
          <w:delText>Development in supervised learning has been fast-paced in valuable, but it has since simmered down in recent years – many of the obstacles in the world of knowing your data have already been tackled.</w:delText>
        </w:r>
      </w:del>
    </w:p>
    <w:p w14:paraId="455B2FAA" w14:textId="4B900F3A" w:rsidR="00042888" w:rsidDel="00086577" w:rsidRDefault="00042888">
      <w:pPr>
        <w:pStyle w:val="P-Regular"/>
        <w:rPr>
          <w:del w:id="153" w:author="Christopher Richard Kruger" w:date="2019-01-26T12:07:00Z"/>
        </w:rPr>
        <w:pPrChange w:id="154" w:author="Christopher Richard Kruger" w:date="2019-02-25T18:06:00Z">
          <w:pPr>
            <w:pStyle w:val="P-Regular"/>
            <w:jc w:val="center"/>
          </w:pPr>
        </w:pPrChange>
      </w:pPr>
      <w:del w:id="155" w:author="Christopher Richard Kruger" w:date="2019-01-26T12:07:00Z">
        <w:r w:rsidRPr="00042888" w:rsidDel="00086577">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9222" cy="1312824"/>
                      </a:xfrm>
                      <a:prstGeom prst="rect">
                        <a:avLst/>
                      </a:prstGeom>
                    </pic:spPr>
                  </pic:pic>
                </a:graphicData>
              </a:graphic>
            </wp:inline>
          </w:drawing>
        </w:r>
      </w:del>
    </w:p>
    <w:p w14:paraId="56405A4F" w14:textId="71CB855A" w:rsidR="00393501" w:rsidDel="00086577" w:rsidRDefault="00042888">
      <w:pPr>
        <w:pStyle w:val="P-Regular"/>
        <w:rPr>
          <w:del w:id="156" w:author="Christopher Richard Kruger" w:date="2019-01-26T12:07:00Z"/>
        </w:rPr>
        <w:pPrChange w:id="157" w:author="Christopher Richard Kruger" w:date="2019-02-25T18:06:00Z">
          <w:pPr>
            <w:pStyle w:val="IMG-Caption"/>
          </w:pPr>
        </w:pPrChange>
      </w:pPr>
      <w:del w:id="158" w:author="Christopher Richard Kruger" w:date="2019-01-26T12:07:00Z">
        <w:r w:rsidDel="00086577">
          <w:delText>Figure 1</w:delText>
        </w:r>
      </w:del>
      <w:ins w:id="159" w:author="Rutuja Yerunkar" w:date="2018-11-22T13:47:00Z">
        <w:del w:id="160" w:author="Christopher Richard Kruger" w:date="2019-01-26T12:07:00Z">
          <w:r w:rsidR="009751B8" w:rsidDel="00086577">
            <w:delText>.1</w:delText>
          </w:r>
        </w:del>
      </w:ins>
      <w:del w:id="161" w:author="Christopher Richard Kruger" w:date="2019-01-26T12:07:00Z">
        <w:r w:rsidDel="00086577">
          <w:delText>: Differences between Unsupervised and Supervised Learning</w:delText>
        </w:r>
      </w:del>
    </w:p>
    <w:p w14:paraId="7DD56276" w14:textId="0D3B92DA" w:rsidR="009751B8" w:rsidDel="00086577" w:rsidRDefault="0080424C">
      <w:pPr>
        <w:pStyle w:val="P-Regular"/>
        <w:rPr>
          <w:ins w:id="162" w:author="Rutuja Yerunkar" w:date="2018-11-22T13:53:00Z"/>
          <w:del w:id="163" w:author="Christopher Richard Kruger" w:date="2019-01-26T12:07:00Z"/>
        </w:rPr>
      </w:pPr>
      <w:del w:id="164" w:author="Christopher Richard Kruger" w:date="2019-01-26T12:07:00Z">
        <w:r w:rsidDel="00086577">
          <w:delText xml:space="preserve">Conversely, unsupervised learning encompasses the problem set of having a tremendous amount of data that is unlabeled. </w:delText>
        </w:r>
      </w:del>
    </w:p>
    <w:p w14:paraId="7E2F39EE" w14:textId="0E48B31C" w:rsidR="00122FC6" w:rsidDel="00086577" w:rsidRDefault="0080424C">
      <w:pPr>
        <w:pStyle w:val="P-Regular"/>
        <w:rPr>
          <w:ins w:id="165" w:author="Rutuja Yerunkar" w:date="2018-11-22T13:55:00Z"/>
          <w:del w:id="166" w:author="Christopher Richard Kruger" w:date="2019-01-26T12:07:00Z"/>
        </w:rPr>
      </w:pPr>
      <w:del w:id="167" w:author="Christopher Richard Kruger" w:date="2019-01-26T12:07:00Z">
        <w:r w:rsidDel="00086577">
          <w:delText xml:space="preserve">Building upon the previous example, imagine </w:delText>
        </w:r>
        <w:r w:rsidR="0032703E" w:rsidDel="00086577">
          <w:delText>you were just dropped on planet Earth with zero knowledge of how cooking works</w:delText>
        </w:r>
        <w:r w:rsidDel="00086577">
          <w:delText xml:space="preserve">. </w:delText>
        </w:r>
        <w:r w:rsidR="0032703E" w:rsidDel="00086577">
          <w:delText xml:space="preserve">You are given </w:delText>
        </w:r>
        <w:r w:rsidR="005D18AF" w:rsidDel="00086577">
          <w:delText>10</w:delText>
        </w:r>
        <w:r w:rsidR="00FC0A89" w:rsidDel="00086577">
          <w:delText xml:space="preserve">0 days, </w:delText>
        </w:r>
        <w:r w:rsidR="0032703E" w:rsidDel="00086577">
          <w:delText>a stove</w:delText>
        </w:r>
        <w:r w:rsidR="00FC0A89" w:rsidDel="00086577">
          <w:delText>,</w:delText>
        </w:r>
        <w:r w:rsidR="0032703E" w:rsidDel="00086577">
          <w:delText xml:space="preserve"> and a fridge full of food without any instructions on </w:delText>
        </w:r>
        <w:r w:rsidR="005D18AF" w:rsidDel="00086577">
          <w:delText>what to do</w:delText>
        </w:r>
        <w:r w:rsidR="0032703E" w:rsidDel="00086577">
          <w:delText xml:space="preserve">. Your initial exploration of a kitchen </w:delText>
        </w:r>
        <w:r w:rsidR="00FC0A89" w:rsidDel="00086577">
          <w:delText xml:space="preserve">can go in infinite directions </w:delText>
        </w:r>
        <w:r w:rsidR="005D18AF" w:rsidDel="00086577">
          <w:delText>–</w:delText>
        </w:r>
        <w:r w:rsidR="00FC0A89" w:rsidDel="00086577">
          <w:delText xml:space="preserve"> </w:delText>
        </w:r>
        <w:r w:rsidR="005D18AF" w:rsidDel="00086577">
          <w:delText>on day 1</w:delText>
        </w:r>
      </w:del>
      <w:ins w:id="168" w:author="Rutuja Yerunkar" w:date="2018-11-22T13:53:00Z">
        <w:del w:id="169" w:author="Christopher Richard Kruger" w:date="2019-01-26T12:07:00Z">
          <w:r w:rsidR="009751B8" w:rsidDel="00086577">
            <w:delText>0</w:delText>
          </w:r>
        </w:del>
      </w:ins>
      <w:del w:id="170" w:author="Christopher Richard Kruger" w:date="2019-01-26T12:07:00Z">
        <w:r w:rsidR="005D18AF" w:rsidDel="00086577">
          <w:delText xml:space="preserve"> you may finally learn how to open the fridge, on day 30 you may learn that food can go on the stove, and </w:delText>
        </w:r>
      </w:del>
      <w:ins w:id="171" w:author="Rutuja Yerunkar" w:date="2018-11-22T13:55:00Z">
        <w:del w:id="172" w:author="Christopher Richard Kruger" w:date="2019-01-26T12:07:00Z">
          <w:r w:rsidR="009751B8" w:rsidDel="00086577">
            <w:delText>after</w:delText>
          </w:r>
        </w:del>
      </w:ins>
      <w:del w:id="173" w:author="Christopher Richard Kruger" w:date="2019-01-26T12:07:00Z">
        <w:r w:rsidR="005D18AF" w:rsidDel="00086577">
          <w:delText xml:space="preserve"> many days in between you may have unwittingly made an edible meal. </w:delText>
        </w:r>
        <w:r w:rsidR="0032703E" w:rsidDel="00086577">
          <w:delText xml:space="preserve">As you can see, trying to find meaning in a kitchen devoid of adequate informational structure leads to very noisy data that is completely irrelevant to </w:delText>
        </w:r>
        <w:r w:rsidR="005D18AF" w:rsidDel="00086577">
          <w:delText>actually preparing a meal</w:delText>
        </w:r>
        <w:r w:rsidR="0032703E" w:rsidDel="00086577">
          <w:delText xml:space="preserve">. </w:delText>
        </w:r>
      </w:del>
    </w:p>
    <w:p w14:paraId="74CE6368" w14:textId="26C08151" w:rsidR="0032703E" w:rsidDel="00086577" w:rsidRDefault="005D18AF">
      <w:pPr>
        <w:pStyle w:val="P-Regular"/>
        <w:rPr>
          <w:del w:id="174" w:author="Christopher Richard Kruger" w:date="2019-01-26T12:07:00Z"/>
        </w:rPr>
      </w:pPr>
      <w:del w:id="175" w:author="Christopher Richard Kruger" w:date="2019-01-26T12:07:00Z">
        <w:r w:rsidDel="00086577">
          <w:delText xml:space="preserve">Unsupervised learning can be an answer to this problem. By looking back at your 100 days of data, </w:delText>
        </w:r>
        <w:r w:rsidRPr="00122FC6" w:rsidDel="00086577">
          <w:rPr>
            <w:rStyle w:val="P-Keyword"/>
          </w:rPr>
          <w:delText>clustering</w:delText>
        </w:r>
        <w:r w:rsidDel="00086577">
          <w:delTex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delText>
        </w:r>
      </w:del>
    </w:p>
    <w:p w14:paraId="0CCBF07A" w14:textId="418AF7A7" w:rsidR="00367119" w:rsidRPr="00367119" w:rsidRDefault="005D18AF">
      <w:pPr>
        <w:pStyle w:val="P-Regular"/>
        <w:pPrChange w:id="176" w:author="Christopher Richard Kruger" w:date="2019-02-25T18:06:00Z">
          <w:pPr>
            <w:pStyle w:val="H2-General"/>
          </w:pPr>
        </w:pPrChange>
      </w:pPr>
      <w:del w:id="177" w:author="Christopher Richard Kruger" w:date="2019-01-26T12:07:00Z">
        <w:r w:rsidDel="00086577">
          <w:delText>This challenge is what makes unsupervised learning so exciting. How can we find smarter techniques to speed the process to finding clusters of information that are beneficial to our end goals?</w:delText>
        </w:r>
      </w:del>
    </w:p>
    <w:p w14:paraId="455D0D41" w14:textId="54B8177D" w:rsidR="00121B06" w:rsidRPr="00D12018" w:rsidRDefault="009E72E9">
      <w:pPr>
        <w:pStyle w:val="H2-General"/>
        <w:rPr>
          <w:ins w:id="178" w:author="Christopher Richard Kruger" w:date="2019-01-13T17:20:00Z"/>
        </w:rPr>
      </w:pPr>
      <w:ins w:id="179" w:author="Christopher Richard Kruger" w:date="2019-01-26T12:22:00Z">
        <w:r>
          <w:t>Introduction:</w:t>
        </w:r>
      </w:ins>
      <w:ins w:id="180" w:author="Christopher Richard Kruger" w:date="2019-01-26T12:14:00Z">
        <w:r>
          <w:t xml:space="preserve"> </w:t>
        </w:r>
      </w:ins>
      <w:ins w:id="181" w:author="Rutuja Yerunkar" w:date="2018-11-22T14:05:00Z">
        <w:del w:id="182" w:author="Christopher Richard Kruger" w:date="2019-01-26T10:39:00Z">
          <w:r w:rsidR="00122FC6" w:rsidDel="001050ED">
            <w:delText>Clustering</w:delText>
          </w:r>
        </w:del>
      </w:ins>
      <w:ins w:id="183" w:author="Christopher Richard Kruger" w:date="2019-02-24T14:40:00Z">
        <w:r w:rsidR="009370F4">
          <w:t>DBSCAN</w:t>
        </w:r>
      </w:ins>
    </w:p>
    <w:p w14:paraId="0B29070F" w14:textId="667179BE" w:rsidR="00367119" w:rsidDel="00DA22A6" w:rsidRDefault="00367119" w:rsidP="009E72E9">
      <w:pPr>
        <w:pStyle w:val="H2-General"/>
        <w:rPr>
          <w:del w:id="184" w:author="Christopher Richard Kruger" w:date="2019-01-26T12:18:00Z"/>
        </w:rPr>
      </w:pPr>
    </w:p>
    <w:p w14:paraId="2A5849E3" w14:textId="2E90EFAD" w:rsidR="00DA22A6" w:rsidRDefault="00722D12" w:rsidP="00DA22A6">
      <w:pPr>
        <w:pStyle w:val="P-Regular"/>
        <w:rPr>
          <w:ins w:id="185" w:author="Christopher Richard Kruger" w:date="2019-02-25T10:33:00Z"/>
        </w:rPr>
      </w:pPr>
      <w:ins w:id="186" w:author="Christopher Richard Kruger" w:date="2019-02-25T10:31:00Z">
        <w:r>
          <w:t xml:space="preserve">As mentioned in the previous section, the strength of DBSCAN becomes apparent when we </w:t>
        </w:r>
      </w:ins>
      <w:ins w:id="187" w:author="Christopher Richard Kruger" w:date="2019-02-25T10:32:00Z">
        <w:r>
          <w:t>analyze</w:t>
        </w:r>
      </w:ins>
      <w:ins w:id="188" w:author="Christopher Richard Kruger" w:date="2019-02-25T10:31:00Z">
        <w:r>
          <w:t xml:space="preserve"> </w:t>
        </w:r>
      </w:ins>
      <w:ins w:id="189" w:author="Christopher Richard Kruger" w:date="2019-02-25T10:32:00Z">
        <w:r>
          <w:t xml:space="preserve">the benefits of taking a density-based approach to clustering. DBSCAN evaluates density as a combination of </w:t>
        </w:r>
      </w:ins>
      <w:ins w:id="190" w:author="Christopher Richard Kruger" w:date="2019-02-25T10:33:00Z">
        <w:r>
          <w:t xml:space="preserve">neighborhood radius and minimum points found in a neighborhood to be deemed a cluster. </w:t>
        </w:r>
      </w:ins>
    </w:p>
    <w:p w14:paraId="41A09973" w14:textId="6DEAD440" w:rsidR="00722D12" w:rsidRDefault="00722D12" w:rsidP="00DA22A6">
      <w:pPr>
        <w:pStyle w:val="P-Regular"/>
        <w:rPr>
          <w:ins w:id="191" w:author="Christopher Richard Kruger" w:date="2019-02-25T10:37:00Z"/>
        </w:rPr>
      </w:pPr>
      <w:ins w:id="192" w:author="Christopher Richard Kruger" w:date="2019-02-25T10:33:00Z">
        <w:r>
          <w:lastRenderedPageBreak/>
          <w:t>This</w:t>
        </w:r>
      </w:ins>
      <w:ins w:id="193" w:author="Christopher Richard Kruger" w:date="2019-02-25T10:34:00Z">
        <w:r>
          <w:t xml:space="preserve"> concept can be driven home if we re-consider the scenario where you are tasked with analyzing the invoice logs of an e-commerce store. In the past examples it was made clear that we can find similar customers based off their demographics and what they have ordered. Knowing this </w:t>
        </w:r>
      </w:ins>
      <w:ins w:id="194" w:author="Christopher Richard Kruger" w:date="2019-02-25T10:35:00Z">
        <w:r>
          <w:t>information,</w:t>
        </w:r>
      </w:ins>
      <w:ins w:id="195" w:author="Christopher Richard Kruger" w:date="2019-02-25T10:34:00Z">
        <w:r>
          <w:t xml:space="preserve"> we can take a more targeted approach to marketing products that would be </w:t>
        </w:r>
      </w:ins>
      <w:ins w:id="196" w:author="Christopher Richard Kruger" w:date="2019-02-25T10:35:00Z">
        <w:r>
          <w:t xml:space="preserve">of interest to them specifically instead of any generic visitor to your store website. Hopefully by now that is clear - but what may not have been clear is the fact that a store never has consistent multiple-order customers. </w:t>
        </w:r>
      </w:ins>
      <w:ins w:id="197" w:author="Christopher Richard Kruger" w:date="2019-02-25T10:36:00Z">
        <w:r>
          <w:t xml:space="preserve">In most cases the bulk of a standard online store’s orders will come from long-tail customers that simply order once and will never </w:t>
        </w:r>
      </w:ins>
      <w:ins w:id="198" w:author="Christopher Richard Kruger" w:date="2019-02-25T10:37:00Z">
        <w:r>
          <w:t xml:space="preserve">have an interest in coming back. </w:t>
        </w:r>
      </w:ins>
    </w:p>
    <w:p w14:paraId="60EBFE47" w14:textId="6256670A" w:rsidR="005F63C8" w:rsidRDefault="00722D12">
      <w:pPr>
        <w:pStyle w:val="P-Regular"/>
        <w:rPr>
          <w:ins w:id="199" w:author="Christopher Richard Kruger" w:date="2019-01-26T14:28:00Z"/>
        </w:rPr>
      </w:pPr>
      <w:ins w:id="200" w:author="Christopher Richard Kruger" w:date="2019-02-25T10:37:00Z">
        <w:r>
          <w:t>DBSCAN differs from K-Means and Hierarchical Clustering because you can build this int</w:t>
        </w:r>
      </w:ins>
      <w:ins w:id="201" w:author="Christopher Richard Kruger" w:date="2019-02-25T10:38:00Z">
        <w:r>
          <w:t xml:space="preserve">uition into how we evaluate the clusters of customers we are interested in forming. It can cut through the noise in an easier fashion and only point out customers that we have the highest potential to be </w:t>
        </w:r>
      </w:ins>
      <w:ins w:id="202" w:author="Christopher Richard Kruger" w:date="2019-02-25T10:39:00Z">
        <w:r>
          <w:t>remarketed towards in a campaign.</w:t>
        </w:r>
      </w:ins>
    </w:p>
    <w:p w14:paraId="3D8C953E" w14:textId="0040C032" w:rsidR="002264CE" w:rsidRDefault="00722D12">
      <w:pPr>
        <w:pStyle w:val="P-Regular"/>
        <w:rPr>
          <w:ins w:id="203" w:author="Christopher Richard Kruger" w:date="2019-02-25T14:47:00Z"/>
        </w:rPr>
      </w:pPr>
      <w:ins w:id="204" w:author="Christopher Richard Kruger" w:date="2019-02-25T10:40:00Z">
        <w:r>
          <w:t xml:space="preserve">By clustering through the concept of a neighborhood we can separate out the </w:t>
        </w:r>
      </w:ins>
      <w:ins w:id="205" w:author="Christopher Richard Kruger" w:date="2019-02-25T10:41:00Z">
        <w:r>
          <w:t>one-off customers that can be seen as random noise relative to the more valuable customers that come back to our store time and time again. This approach of course calls into question how we establish the best numbers when it comes to neighborhood radius and minimum points per neighbor</w:t>
        </w:r>
      </w:ins>
      <w:ins w:id="206" w:author="Christopher Richard Kruger" w:date="2019-02-25T10:42:00Z">
        <w:r>
          <w:t xml:space="preserve">hood. </w:t>
        </w:r>
      </w:ins>
    </w:p>
    <w:p w14:paraId="4F19F828" w14:textId="2369E19E" w:rsidR="004807C8" w:rsidRDefault="004807C8">
      <w:pPr>
        <w:pStyle w:val="P-Regular"/>
        <w:rPr>
          <w:ins w:id="207" w:author="Christopher Richard Kruger" w:date="2019-02-25T14:48:00Z"/>
        </w:rPr>
      </w:pPr>
      <w:ins w:id="208" w:author="Christopher Richard Kruger" w:date="2019-02-25T14:47:00Z">
        <w:r>
          <w:t>As a high</w:t>
        </w:r>
      </w:ins>
      <w:ins w:id="209" w:author="Christopher Richard Kruger" w:date="2019-02-25T14:53:00Z">
        <w:r w:rsidR="009C47FF">
          <w:t>-</w:t>
        </w:r>
      </w:ins>
      <w:ins w:id="210" w:author="Christopher Richard Kruger" w:date="2019-02-25T14:47:00Z">
        <w:r>
          <w:t>level heuristic, we want to have our neighborhood radius to be small but not too small. At one end of the extreme you can have the neighborhood radius be quite high – this can max out at treating all points in the feature space as o</w:t>
        </w:r>
      </w:ins>
      <w:ins w:id="211" w:author="Christopher Richard Kruger" w:date="2019-02-25T14:48:00Z">
        <w:r>
          <w:t>ne massive cluster. On the opposite end of the extreme you can have a very small neighborhood radius. Too small neighborhood radii can result in no points being clustered together and having a large collection of single member clusters.</w:t>
        </w:r>
      </w:ins>
    </w:p>
    <w:p w14:paraId="78FFEB6B" w14:textId="77777777" w:rsidR="004807C8" w:rsidRDefault="004807C8">
      <w:pPr>
        <w:pStyle w:val="P-Regular"/>
        <w:rPr>
          <w:ins w:id="212" w:author="Christopher Richard Kruger" w:date="2019-02-25T14:52:00Z"/>
        </w:rPr>
      </w:pPr>
      <w:ins w:id="213" w:author="Christopher Richard Kruger" w:date="2019-02-25T14:48:00Z">
        <w:r>
          <w:t xml:space="preserve">Similar logic applies when it comes to the minimum number of points. Minimum points </w:t>
        </w:r>
      </w:ins>
      <w:ins w:id="214" w:author="Christopher Richard Kruger" w:date="2019-02-25T14:49:00Z">
        <w:r>
          <w:t>can be seen as a secondary threshold that tunes the neighborhood radius a bit depending on what data you have available in your space. If all of the data in your feature space is extremely sparse,</w:t>
        </w:r>
      </w:ins>
      <w:ins w:id="215" w:author="Christopher Richard Kruger" w:date="2019-02-25T14:51:00Z">
        <w:r>
          <w:t xml:space="preserve"> minimum points becomes extremely valuable in tandem with neighborhood radius to make sure you don’t just have a large number of uncorrelated data points</w:t>
        </w:r>
      </w:ins>
      <w:ins w:id="216" w:author="Christopher Richard Kruger" w:date="2019-02-25T14:50:00Z">
        <w:r>
          <w:t xml:space="preserve">. </w:t>
        </w:r>
      </w:ins>
      <w:ins w:id="217" w:author="Christopher Richard Kruger" w:date="2019-02-25T14:51:00Z">
        <w:r>
          <w:t>When you have very dense data, minimum points threshold becomes less of a dr</w:t>
        </w:r>
      </w:ins>
      <w:ins w:id="218" w:author="Christopher Richard Kruger" w:date="2019-02-25T14:52:00Z">
        <w:r>
          <w:t>iving factor as opposed to neighborhood radius.</w:t>
        </w:r>
      </w:ins>
    </w:p>
    <w:p w14:paraId="2AFAA1FF" w14:textId="03ECFF6C" w:rsidR="004807C8" w:rsidRPr="00DA22A6" w:rsidRDefault="004807C8">
      <w:pPr>
        <w:pStyle w:val="P-Regular"/>
        <w:rPr>
          <w:ins w:id="219" w:author="Christopher Richard Kruger" w:date="2019-01-26T14:18:00Z"/>
          <w:rPrChange w:id="220" w:author="Christopher Richard Kruger" w:date="2019-01-26T14:18:00Z">
            <w:rPr>
              <w:ins w:id="221" w:author="Christopher Richard Kruger" w:date="2019-01-26T14:18:00Z"/>
            </w:rPr>
          </w:rPrChange>
        </w:rPr>
        <w:pPrChange w:id="222" w:author="Christopher Richard Kruger" w:date="2019-01-26T14:18:00Z">
          <w:pPr>
            <w:pStyle w:val="H2-General"/>
          </w:pPr>
        </w:pPrChange>
      </w:pPr>
      <w:ins w:id="223" w:author="Christopher Richard Kruger" w:date="2019-02-25T14:52:00Z">
        <w:r>
          <w:t xml:space="preserve">As you can see from the above two hyperparameter rules, the best options are as usual dependent on what your data set looks like. Oftentimes you will want to </w:t>
        </w:r>
        <w:proofErr w:type="gramStart"/>
        <w:r>
          <w:t>finding</w:t>
        </w:r>
        <w:proofErr w:type="gramEnd"/>
        <w:r>
          <w:t xml:space="preserve"> the perfect “goldilocks” zone of </w:t>
        </w:r>
      </w:ins>
      <w:ins w:id="224" w:author="Christopher Richard Kruger" w:date="2019-02-25T14:53:00Z">
        <w:r>
          <w:t xml:space="preserve">being not too small in your hyperparameters but also not too large. </w:t>
        </w:r>
      </w:ins>
      <w:ins w:id="225" w:author="Christopher Richard Kruger" w:date="2019-02-25T14:51:00Z">
        <w:r>
          <w:t xml:space="preserve"> </w:t>
        </w:r>
      </w:ins>
      <w:ins w:id="226" w:author="Christopher Richard Kruger" w:date="2019-02-25T14:50:00Z">
        <w:r>
          <w:t xml:space="preserve"> </w:t>
        </w:r>
      </w:ins>
    </w:p>
    <w:p w14:paraId="1A7A9875" w14:textId="63E5729A" w:rsidR="009E72E9" w:rsidRDefault="009E72E9" w:rsidP="009E72E9">
      <w:pPr>
        <w:pStyle w:val="H2-General"/>
        <w:rPr>
          <w:ins w:id="227" w:author="Christopher Richard Kruger" w:date="2019-02-02T12:02:00Z"/>
        </w:rPr>
      </w:pPr>
      <w:ins w:id="228" w:author="Christopher Richard Kruger" w:date="2019-01-26T12:22:00Z">
        <w:r>
          <w:t xml:space="preserve">In-Depth: </w:t>
        </w:r>
      </w:ins>
      <w:ins w:id="229" w:author="Christopher Richard Kruger" w:date="2019-02-25T14:53:00Z">
        <w:r w:rsidR="009C47FF">
          <w:t>DBSCAN</w:t>
        </w:r>
      </w:ins>
    </w:p>
    <w:p w14:paraId="19604661" w14:textId="77777777" w:rsidR="001C7614" w:rsidRPr="001C7614" w:rsidRDefault="001C7614">
      <w:pPr>
        <w:pStyle w:val="P-Regular"/>
        <w:rPr>
          <w:ins w:id="230" w:author="Christopher Richard Kruger" w:date="2019-01-26T12:22:00Z"/>
          <w:rPrChange w:id="231" w:author="Christopher Richard Kruger" w:date="2019-02-02T12:02:00Z">
            <w:rPr>
              <w:ins w:id="232" w:author="Christopher Richard Kruger" w:date="2019-01-26T12:22:00Z"/>
            </w:rPr>
          </w:rPrChange>
        </w:rPr>
        <w:pPrChange w:id="233" w:author="Christopher Richard Kruger" w:date="2019-02-02T12:02:00Z">
          <w:pPr>
            <w:pStyle w:val="H2-General"/>
          </w:pPr>
        </w:pPrChange>
      </w:pPr>
    </w:p>
    <w:p w14:paraId="184C4637" w14:textId="028BA321" w:rsidR="00064272" w:rsidRDefault="00064272" w:rsidP="009E72E9">
      <w:pPr>
        <w:pStyle w:val="P-Regular"/>
        <w:rPr>
          <w:ins w:id="234" w:author="Christopher Richard Kruger" w:date="2019-01-26T14:40:00Z"/>
        </w:rPr>
      </w:pPr>
      <w:ins w:id="235" w:author="Christopher Richard Kruger" w:date="2019-01-26T14:39:00Z">
        <w:r>
          <w:t xml:space="preserve">To see how </w:t>
        </w:r>
      </w:ins>
      <w:ins w:id="236" w:author="Christopher Richard Kruger" w:date="2019-02-25T14:59:00Z">
        <w:r w:rsidR="009C47FF">
          <w:t>DBSCAN</w:t>
        </w:r>
      </w:ins>
      <w:ins w:id="237" w:author="Christopher Richard Kruger" w:date="2019-01-26T14:39:00Z">
        <w:r>
          <w:t xml:space="preserve"> works, we can trace the path of a simple toy program as it m</w:t>
        </w:r>
      </w:ins>
      <w:ins w:id="238" w:author="Christopher Richard Kruger" w:date="2019-01-26T14:40:00Z">
        <w:r>
          <w:t xml:space="preserve">erges together to form </w:t>
        </w:r>
      </w:ins>
      <w:ins w:id="239" w:author="Christopher Richard Kruger" w:date="2019-02-25T14:59:00Z">
        <w:r w:rsidR="009C47FF">
          <w:t>a variety of clusters and noise-labeled data points</w:t>
        </w:r>
      </w:ins>
      <w:ins w:id="240" w:author="Christopher Richard Kruger" w:date="2019-01-26T14:40:00Z">
        <w:r>
          <w:t>:</w:t>
        </w:r>
      </w:ins>
    </w:p>
    <w:p w14:paraId="50CB1CE1" w14:textId="66DE9391" w:rsidR="00064272" w:rsidRDefault="00064272">
      <w:pPr>
        <w:pStyle w:val="P-Regular"/>
        <w:numPr>
          <w:ilvl w:val="0"/>
          <w:numId w:val="52"/>
        </w:numPr>
        <w:rPr>
          <w:ins w:id="241" w:author="Christopher Richard Kruger" w:date="2019-01-26T14:40:00Z"/>
        </w:rPr>
      </w:pPr>
      <w:ins w:id="242" w:author="Christopher Richard Kruger" w:date="2019-01-26T14:40:00Z">
        <w:r>
          <w:t xml:space="preserve">Given </w:t>
        </w:r>
      </w:ins>
      <w:ins w:id="243" w:author="Christopher Richard Kruger" w:date="2019-01-26T14:44:00Z">
        <w:r>
          <w:rPr>
            <w:b/>
          </w:rPr>
          <w:t>n</w:t>
        </w:r>
      </w:ins>
      <w:ins w:id="244" w:author="Christopher Richard Kruger" w:date="2019-01-26T14:41:00Z">
        <w:r>
          <w:t xml:space="preserve"> </w:t>
        </w:r>
      </w:ins>
      <w:ins w:id="245" w:author="Christopher Richard Kruger" w:date="2019-02-25T14:59:00Z">
        <w:r w:rsidR="009C47FF">
          <w:t xml:space="preserve">unvisited </w:t>
        </w:r>
      </w:ins>
      <w:ins w:id="246" w:author="Christopher Richard Kruger" w:date="2019-01-26T14:40:00Z">
        <w:r>
          <w:t>sample data points</w:t>
        </w:r>
      </w:ins>
      <w:ins w:id="247" w:author="Christopher Richard Kruger" w:date="2019-01-26T14:44:00Z">
        <w:r>
          <w:t xml:space="preserve">, </w:t>
        </w:r>
      </w:ins>
      <w:ins w:id="248" w:author="Christopher Richard Kruger" w:date="2019-02-25T15:00:00Z">
        <w:r w:rsidR="009C47FF">
          <w:t>move through each point in a loop and mark as visited.</w:t>
        </w:r>
      </w:ins>
    </w:p>
    <w:p w14:paraId="4D61986B" w14:textId="35A5E01A" w:rsidR="00064272" w:rsidRDefault="009C47FF" w:rsidP="00064272">
      <w:pPr>
        <w:pStyle w:val="P-Regular"/>
        <w:numPr>
          <w:ilvl w:val="0"/>
          <w:numId w:val="52"/>
        </w:numPr>
        <w:rPr>
          <w:ins w:id="249" w:author="Christopher Richard Kruger" w:date="2019-01-28T15:58:00Z"/>
        </w:rPr>
      </w:pPr>
      <w:ins w:id="250" w:author="Christopher Richard Kruger" w:date="2019-02-25T15:00:00Z">
        <w:r>
          <w:t xml:space="preserve">From each point </w:t>
        </w:r>
      </w:ins>
      <w:ins w:id="251" w:author="Christopher Richard Kruger" w:date="2019-02-25T15:01:00Z">
        <w:r>
          <w:t>look at the distance to every other point in the data set.</w:t>
        </w:r>
      </w:ins>
    </w:p>
    <w:p w14:paraId="202376C5" w14:textId="7B119BBE" w:rsidR="00064272" w:rsidRDefault="009C47FF" w:rsidP="00064272">
      <w:pPr>
        <w:pStyle w:val="P-Regular"/>
        <w:numPr>
          <w:ilvl w:val="0"/>
          <w:numId w:val="52"/>
        </w:numPr>
        <w:rPr>
          <w:ins w:id="252" w:author="Christopher Richard Kruger" w:date="2019-01-26T14:42:00Z"/>
        </w:rPr>
      </w:pPr>
      <w:ins w:id="253" w:author="Christopher Richard Kruger" w:date="2019-02-25T15:01:00Z">
        <w:r>
          <w:t xml:space="preserve">For all points that fall within </w:t>
        </w:r>
      </w:ins>
      <w:ins w:id="254" w:author="Christopher Richard Kruger" w:date="2019-02-25T15:02:00Z">
        <w:r>
          <w:t xml:space="preserve">the </w:t>
        </w:r>
      </w:ins>
      <w:ins w:id="255" w:author="Christopher Richard Kruger" w:date="2019-02-25T15:01:00Z">
        <w:r>
          <w:t xml:space="preserve">neighborhood radius hyperparameter, </w:t>
        </w:r>
      </w:ins>
      <w:ins w:id="256" w:author="Christopher Richard Kruger" w:date="2019-02-25T15:02:00Z">
        <w:r>
          <w:t>connect them as neighbors.</w:t>
        </w:r>
      </w:ins>
    </w:p>
    <w:p w14:paraId="7D0D308B" w14:textId="6369802C" w:rsidR="00064272" w:rsidRDefault="009C47FF" w:rsidP="00064272">
      <w:pPr>
        <w:pStyle w:val="P-Regular"/>
        <w:numPr>
          <w:ilvl w:val="0"/>
          <w:numId w:val="52"/>
        </w:numPr>
        <w:rPr>
          <w:ins w:id="257" w:author="Christopher Richard Kruger" w:date="2019-01-26T14:47:00Z"/>
        </w:rPr>
      </w:pPr>
      <w:ins w:id="258" w:author="Christopher Richard Kruger" w:date="2019-02-25T15:02:00Z">
        <w:r>
          <w:t xml:space="preserve">Check to </w:t>
        </w:r>
      </w:ins>
      <w:ins w:id="259" w:author="Christopher Richard Kruger" w:date="2019-02-25T15:03:00Z">
        <w:r>
          <w:t>see if the number of neighbors is at least as many as minimum points required.</w:t>
        </w:r>
      </w:ins>
    </w:p>
    <w:p w14:paraId="59D08113" w14:textId="0ADAD793" w:rsidR="00064272" w:rsidRDefault="009C47FF" w:rsidP="00064272">
      <w:pPr>
        <w:pStyle w:val="P-Regular"/>
        <w:numPr>
          <w:ilvl w:val="0"/>
          <w:numId w:val="52"/>
        </w:numPr>
        <w:rPr>
          <w:ins w:id="260" w:author="Christopher Richard Kruger" w:date="2019-01-26T14:47:00Z"/>
        </w:rPr>
      </w:pPr>
      <w:ins w:id="261" w:author="Christopher Richard Kruger" w:date="2019-02-25T15:03:00Z">
        <w:r>
          <w:t>If minimum point threshold reached, group together as a cluster. If not, mark point as noise.</w:t>
        </w:r>
      </w:ins>
    </w:p>
    <w:p w14:paraId="072771DB" w14:textId="404524B2" w:rsidR="00064272" w:rsidRDefault="009C47FF" w:rsidP="00064272">
      <w:pPr>
        <w:pStyle w:val="P-Regular"/>
        <w:numPr>
          <w:ilvl w:val="0"/>
          <w:numId w:val="52"/>
        </w:numPr>
        <w:rPr>
          <w:ins w:id="262" w:author="Christopher Richard Kruger" w:date="2019-01-26T14:43:00Z"/>
        </w:rPr>
      </w:pPr>
      <w:ins w:id="263" w:author="Christopher Richard Kruger" w:date="2019-02-25T15:03:00Z">
        <w:r>
          <w:t>Repeat until all data points are categorized in clusters or as noise.</w:t>
        </w:r>
      </w:ins>
    </w:p>
    <w:p w14:paraId="50F9DF00" w14:textId="1CECEA07" w:rsidR="00064272" w:rsidRDefault="00064272" w:rsidP="00064272">
      <w:pPr>
        <w:pStyle w:val="P-Regular"/>
        <w:rPr>
          <w:ins w:id="264" w:author="Christopher Richard Kruger" w:date="2019-01-26T14:43:00Z"/>
        </w:rPr>
      </w:pPr>
    </w:p>
    <w:p w14:paraId="47DADF04" w14:textId="47135DB5" w:rsidR="00064272" w:rsidRDefault="009C47FF" w:rsidP="00064272">
      <w:pPr>
        <w:pStyle w:val="P-Regular"/>
        <w:rPr>
          <w:ins w:id="265" w:author="Christopher Richard Kruger" w:date="2019-01-26T14:44:00Z"/>
        </w:rPr>
      </w:pPr>
      <w:ins w:id="266" w:author="Christopher Richard Kruger" w:date="2019-02-25T15:04:00Z">
        <w:r>
          <w:t>DBSCAN is fairly straightforward in some senses – while there are the new concepts of density through neighborhood radius and minimum points, at its core it is still just evaluating using a distance metric.</w:t>
        </w:r>
      </w:ins>
      <w:ins w:id="267" w:author="Christopher Richard Kruger" w:date="2019-01-26T14:43:00Z">
        <w:r w:rsidR="00064272">
          <w:t xml:space="preserve"> </w:t>
        </w:r>
      </w:ins>
      <w:ins w:id="268" w:author="Christopher Richard Kruger" w:date="2019-01-26T14:44:00Z">
        <w:r w:rsidR="00064272">
          <w:t>Here is a simple example walking through the above steps in slightly more detail:</w:t>
        </w:r>
      </w:ins>
    </w:p>
    <w:p w14:paraId="528EB2DD" w14:textId="77777777" w:rsidR="001C7614" w:rsidRDefault="001C7614" w:rsidP="00064272">
      <w:pPr>
        <w:pStyle w:val="P-Regular"/>
        <w:rPr>
          <w:ins w:id="269" w:author="Christopher Richard Kruger" w:date="2019-01-26T14:44:00Z"/>
        </w:rPr>
      </w:pPr>
    </w:p>
    <w:p w14:paraId="0587B1BC" w14:textId="74E040BD" w:rsidR="00064272" w:rsidRDefault="00064272" w:rsidP="00064272">
      <w:pPr>
        <w:pStyle w:val="P-Regular"/>
        <w:numPr>
          <w:ilvl w:val="0"/>
          <w:numId w:val="53"/>
        </w:numPr>
        <w:rPr>
          <w:ins w:id="270" w:author="Christopher Richard Kruger" w:date="2019-01-26T16:24:00Z"/>
        </w:rPr>
      </w:pPr>
      <w:ins w:id="271" w:author="Christopher Richard Kruger" w:date="2019-01-26T14:44:00Z">
        <w:r>
          <w:t xml:space="preserve">Given </w:t>
        </w:r>
        <w:r>
          <w:rPr>
            <w:b/>
          </w:rPr>
          <w:t>4</w:t>
        </w:r>
      </w:ins>
      <w:ins w:id="272" w:author="Christopher Richard Kruger" w:date="2019-01-26T14:45:00Z">
        <w:r>
          <w:t xml:space="preserve"> sample data points, view each point as its own cluster.</w:t>
        </w:r>
      </w:ins>
    </w:p>
    <w:p w14:paraId="5A208F1D" w14:textId="3489C05D" w:rsidR="00103FC7" w:rsidRDefault="00103FC7">
      <w:pPr>
        <w:pStyle w:val="P-Regular"/>
        <w:numPr>
          <w:ilvl w:val="0"/>
          <w:numId w:val="54"/>
        </w:numPr>
        <w:rPr>
          <w:ins w:id="273" w:author="Christopher Richard Kruger" w:date="2019-02-25T15:08:00Z"/>
        </w:rPr>
      </w:pPr>
      <w:ins w:id="274" w:author="Christopher Richard Kruger" w:date="2019-01-26T16:25:00Z">
        <w:r>
          <w:t>[ (1,7</w:t>
        </w:r>
        <w:proofErr w:type="gramStart"/>
        <w:r>
          <w:t>)</w:t>
        </w:r>
      </w:ins>
      <w:ins w:id="275" w:author="Christopher Richard Kruger" w:date="2019-01-28T11:52:00Z">
        <w:r w:rsidR="00A17CA1">
          <w:t xml:space="preserve"> ]</w:t>
        </w:r>
      </w:ins>
      <w:proofErr w:type="gramEnd"/>
      <w:ins w:id="276" w:author="Christopher Richard Kruger" w:date="2019-01-26T16:25:00Z">
        <w:r>
          <w:t xml:space="preserve">, </w:t>
        </w:r>
      </w:ins>
      <w:ins w:id="277" w:author="Christopher Richard Kruger" w:date="2019-01-28T11:52:00Z">
        <w:r w:rsidR="00A17CA1">
          <w:t xml:space="preserve">[ </w:t>
        </w:r>
      </w:ins>
      <w:ins w:id="278" w:author="Christopher Richard Kruger" w:date="2019-01-26T16:25:00Z">
        <w:r>
          <w:t>(-</w:t>
        </w:r>
      </w:ins>
      <w:ins w:id="279" w:author="Christopher Richard Kruger" w:date="2019-02-25T15:08:00Z">
        <w:r w:rsidR="00643644">
          <w:t>8</w:t>
        </w:r>
      </w:ins>
      <w:ins w:id="280" w:author="Christopher Richard Kruger" w:date="2019-01-26T16:25:00Z">
        <w:r>
          <w:t>,</w:t>
        </w:r>
      </w:ins>
      <w:ins w:id="281" w:author="Christopher Richard Kruger" w:date="2019-02-25T15:08:00Z">
        <w:r w:rsidR="00643644">
          <w:t>6</w:t>
        </w:r>
      </w:ins>
      <w:ins w:id="282" w:author="Christopher Richard Kruger" w:date="2019-01-26T16:25:00Z">
        <w:r>
          <w:t>)</w:t>
        </w:r>
      </w:ins>
      <w:ins w:id="283" w:author="Christopher Richard Kruger" w:date="2019-01-28T11:52:00Z">
        <w:r w:rsidR="00A17CA1">
          <w:t xml:space="preserve"> ]</w:t>
        </w:r>
      </w:ins>
      <w:ins w:id="284" w:author="Christopher Richard Kruger" w:date="2019-01-26T16:25:00Z">
        <w:r>
          <w:t xml:space="preserve">, </w:t>
        </w:r>
      </w:ins>
      <w:ins w:id="285" w:author="Christopher Richard Kruger" w:date="2019-01-28T11:52:00Z">
        <w:r w:rsidR="00A17CA1">
          <w:t xml:space="preserve">[ </w:t>
        </w:r>
      </w:ins>
      <w:ins w:id="286" w:author="Christopher Richard Kruger" w:date="2019-01-26T16:25:00Z">
        <w:r>
          <w:t>(-9,4)</w:t>
        </w:r>
      </w:ins>
      <w:ins w:id="287" w:author="Christopher Richard Kruger" w:date="2019-01-28T11:52:00Z">
        <w:r w:rsidR="00A17CA1">
          <w:t xml:space="preserve"> ] </w:t>
        </w:r>
      </w:ins>
      <w:ins w:id="288" w:author="Christopher Richard Kruger" w:date="2019-01-26T16:25:00Z">
        <w:r>
          <w:t xml:space="preserve">, </w:t>
        </w:r>
      </w:ins>
      <w:ins w:id="289" w:author="Christopher Richard Kruger" w:date="2019-01-28T11:52:00Z">
        <w:r w:rsidR="00A17CA1">
          <w:t xml:space="preserve">[ </w:t>
        </w:r>
      </w:ins>
      <w:ins w:id="290" w:author="Christopher Richard Kruger" w:date="2019-01-26T16:25:00Z">
        <w:r>
          <w:t>(</w:t>
        </w:r>
        <w:r w:rsidR="00245420">
          <w:t>4, -2) ]</w:t>
        </w:r>
      </w:ins>
    </w:p>
    <w:p w14:paraId="23A57C70" w14:textId="08AB5DB1" w:rsidR="00643644" w:rsidRDefault="00643644">
      <w:pPr>
        <w:pStyle w:val="P-Regular"/>
        <w:numPr>
          <w:ilvl w:val="0"/>
          <w:numId w:val="54"/>
        </w:numPr>
        <w:rPr>
          <w:ins w:id="291" w:author="Christopher Richard Kruger" w:date="2019-01-26T14:45:00Z"/>
        </w:rPr>
        <w:pPrChange w:id="292" w:author="Christopher Richard Kruger" w:date="2019-01-26T16:25:00Z">
          <w:pPr>
            <w:pStyle w:val="P-Regular"/>
            <w:numPr>
              <w:numId w:val="53"/>
            </w:numPr>
            <w:ind w:left="720" w:hanging="360"/>
          </w:pPr>
        </w:pPrChange>
      </w:pPr>
      <w:ins w:id="293" w:author="Christopher Richard Kruger" w:date="2019-02-25T15:08:00Z">
        <w:r w:rsidRPr="00643644">
          <w:rPr>
            <w:noProof/>
          </w:rPr>
          <w:drawing>
            <wp:inline distT="0" distB="0" distL="0" distR="0" wp14:anchorId="3135F511" wp14:editId="6C76CC7A">
              <wp:extent cx="2200275" cy="1463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6597" cy="1467495"/>
                      </a:xfrm>
                      <a:prstGeom prst="rect">
                        <a:avLst/>
                      </a:prstGeom>
                    </pic:spPr>
                  </pic:pic>
                </a:graphicData>
              </a:graphic>
            </wp:inline>
          </w:drawing>
        </w:r>
      </w:ins>
    </w:p>
    <w:p w14:paraId="67D86D26" w14:textId="03849BF1" w:rsidR="00103FC7" w:rsidRDefault="00064272" w:rsidP="00245420">
      <w:pPr>
        <w:pStyle w:val="P-Regular"/>
        <w:numPr>
          <w:ilvl w:val="0"/>
          <w:numId w:val="53"/>
        </w:numPr>
        <w:rPr>
          <w:ins w:id="294" w:author="Christopher Richard Kruger" w:date="2019-01-28T16:07:00Z"/>
        </w:rPr>
      </w:pPr>
      <w:ins w:id="295" w:author="Christopher Richard Kruger" w:date="2019-01-26T14:45:00Z">
        <w:r>
          <w:t xml:space="preserve">Calculate pairwise Euclidean distance between </w:t>
        </w:r>
      </w:ins>
      <w:ins w:id="296" w:author="Christopher Richard Kruger" w:date="2019-02-25T15:05:00Z">
        <w:r w:rsidR="009C47FF">
          <w:t>each of the points.</w:t>
        </w:r>
      </w:ins>
    </w:p>
    <w:p w14:paraId="7D4E46FA" w14:textId="7FAE7C8B" w:rsidR="00907A3B" w:rsidRDefault="00643644">
      <w:pPr>
        <w:pStyle w:val="P-Regular"/>
        <w:numPr>
          <w:ilvl w:val="0"/>
          <w:numId w:val="54"/>
        </w:numPr>
        <w:rPr>
          <w:ins w:id="297" w:author="Christopher Richard Kruger" w:date="2019-01-28T10:32:00Z"/>
        </w:rPr>
        <w:pPrChange w:id="298" w:author="Christopher Richard Kruger" w:date="2019-01-28T16:07:00Z">
          <w:pPr>
            <w:pStyle w:val="P-Regular"/>
            <w:numPr>
              <w:numId w:val="53"/>
            </w:numPr>
            <w:ind w:left="720" w:hanging="360"/>
          </w:pPr>
        </w:pPrChange>
      </w:pPr>
      <w:ins w:id="299" w:author="Christopher Richard Kruger" w:date="2019-02-25T15:08:00Z">
        <w:r w:rsidRPr="00643644">
          <w:rPr>
            <w:noProof/>
          </w:rPr>
          <w:drawing>
            <wp:inline distT="0" distB="0" distL="0" distR="0" wp14:anchorId="63ECE066" wp14:editId="64E2D1ED">
              <wp:extent cx="3876675" cy="7580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747" cy="763748"/>
                      </a:xfrm>
                      <a:prstGeom prst="rect">
                        <a:avLst/>
                      </a:prstGeom>
                    </pic:spPr>
                  </pic:pic>
                </a:graphicData>
              </a:graphic>
            </wp:inline>
          </w:drawing>
        </w:r>
      </w:ins>
    </w:p>
    <w:p w14:paraId="56AB1A62" w14:textId="52A736CE" w:rsidR="00245420" w:rsidRDefault="00643644" w:rsidP="00245420">
      <w:pPr>
        <w:pStyle w:val="P-Regular"/>
        <w:numPr>
          <w:ilvl w:val="0"/>
          <w:numId w:val="53"/>
        </w:numPr>
        <w:rPr>
          <w:ins w:id="300" w:author="Christopher Richard Kruger" w:date="2019-01-28T10:32:00Z"/>
        </w:rPr>
      </w:pPr>
      <w:ins w:id="301" w:author="Christopher Richard Kruger" w:date="2019-02-25T15:08:00Z">
        <w:r>
          <w:t>From each point expand out a n</w:t>
        </w:r>
      </w:ins>
      <w:ins w:id="302" w:author="Christopher Richard Kruger" w:date="2019-02-25T15:09:00Z">
        <w:r>
          <w:t>eighborhood size</w:t>
        </w:r>
      </w:ins>
      <w:ins w:id="303" w:author="Christopher Richard Kruger" w:date="2019-02-25T15:10:00Z">
        <w:r>
          <w:t xml:space="preserve"> and form clusters</w:t>
        </w:r>
      </w:ins>
      <w:ins w:id="304" w:author="Christopher Richard Kruger" w:date="2019-02-25T15:09:00Z">
        <w:r>
          <w:t>.</w:t>
        </w:r>
      </w:ins>
    </w:p>
    <w:p w14:paraId="18841588" w14:textId="00C3AF4C" w:rsidR="0082586E" w:rsidRDefault="00643644">
      <w:pPr>
        <w:pStyle w:val="P-Regular"/>
        <w:numPr>
          <w:ilvl w:val="0"/>
          <w:numId w:val="54"/>
        </w:numPr>
        <w:rPr>
          <w:ins w:id="305" w:author="Christopher Richard Kruger" w:date="2019-02-25T15:09:00Z"/>
        </w:rPr>
      </w:pPr>
      <w:ins w:id="306" w:author="Christopher Richard Kruger" w:date="2019-02-25T15:09:00Z">
        <w:r>
          <w:t xml:space="preserve">For the purpose of this example, lets imagine we passed through a neighborhood radius of </w:t>
        </w:r>
      </w:ins>
      <w:ins w:id="307" w:author="Christopher Richard Kruger" w:date="2019-03-03T10:08:00Z">
        <w:r w:rsidR="00155B45">
          <w:t>3</w:t>
        </w:r>
      </w:ins>
      <w:ins w:id="308" w:author="Christopher Richard Kruger" w:date="2019-02-25T15:09:00Z">
        <w:r>
          <w:t xml:space="preserve">. This means that any two points will be neighbors if the distance between them is less than </w:t>
        </w:r>
      </w:ins>
      <w:ins w:id="309" w:author="Christopher Richard Kruger" w:date="2019-03-03T10:08:00Z">
        <w:r w:rsidR="00155B45">
          <w:t>3</w:t>
        </w:r>
      </w:ins>
      <w:ins w:id="310" w:author="Christopher Richard Kruger" w:date="2019-02-25T15:09:00Z">
        <w:r>
          <w:t>.</w:t>
        </w:r>
      </w:ins>
    </w:p>
    <w:p w14:paraId="1251246A" w14:textId="4A3ECB40" w:rsidR="00643644" w:rsidRDefault="00643644">
      <w:pPr>
        <w:pStyle w:val="P-Regular"/>
        <w:numPr>
          <w:ilvl w:val="0"/>
          <w:numId w:val="54"/>
        </w:numPr>
        <w:rPr>
          <w:ins w:id="311" w:author="Christopher Richard Kruger" w:date="2019-01-26T16:25:00Z"/>
        </w:rPr>
        <w:pPrChange w:id="312" w:author="Christopher Richard Kruger" w:date="2019-02-25T15:10:00Z">
          <w:pPr>
            <w:pStyle w:val="P-Regular"/>
            <w:numPr>
              <w:numId w:val="53"/>
            </w:numPr>
            <w:ind w:left="720" w:hanging="360"/>
          </w:pPr>
        </w:pPrChange>
      </w:pPr>
      <w:ins w:id="313" w:author="Christopher Richard Kruger" w:date="2019-02-25T15:09:00Z">
        <w:r>
          <w:t xml:space="preserve">Points (-8,6) and (-9,4) are now </w:t>
        </w:r>
      </w:ins>
      <w:ins w:id="314" w:author="Christopher Richard Kruger" w:date="2019-02-25T15:12:00Z">
        <w:r>
          <w:t>candidates for clustering.</w:t>
        </w:r>
      </w:ins>
    </w:p>
    <w:p w14:paraId="303215E4" w14:textId="36358EEC" w:rsidR="00245420" w:rsidRDefault="00643644" w:rsidP="00245420">
      <w:pPr>
        <w:pStyle w:val="P-Regular"/>
        <w:numPr>
          <w:ilvl w:val="0"/>
          <w:numId w:val="53"/>
        </w:numPr>
        <w:rPr>
          <w:ins w:id="315" w:author="Christopher Richard Kruger" w:date="2019-01-28T11:51:00Z"/>
        </w:rPr>
      </w:pPr>
      <w:ins w:id="316" w:author="Christopher Richard Kruger" w:date="2019-02-25T15:10:00Z">
        <w:r>
          <w:t xml:space="preserve">Points that </w:t>
        </w:r>
        <w:r w:rsidRPr="00643644">
          <w:rPr>
            <w:b/>
            <w:rPrChange w:id="317" w:author="Christopher Richard Kruger" w:date="2019-02-25T15:11:00Z">
              <w:rPr/>
            </w:rPrChange>
          </w:rPr>
          <w:t>have no neighbors</w:t>
        </w:r>
        <w:r>
          <w:t xml:space="preserve"> are marked as noise and remain un</w:t>
        </w:r>
      </w:ins>
      <w:ins w:id="318" w:author="Christopher Richard Kruger" w:date="2019-02-25T15:11:00Z">
        <w:r>
          <w:t>-</w:t>
        </w:r>
      </w:ins>
      <w:ins w:id="319" w:author="Christopher Richard Kruger" w:date="2019-02-25T15:10:00Z">
        <w:r>
          <w:t>clustered.</w:t>
        </w:r>
      </w:ins>
    </w:p>
    <w:p w14:paraId="5652E5B0" w14:textId="0FF58E41" w:rsidR="00245420" w:rsidRDefault="00643644" w:rsidP="00643644">
      <w:pPr>
        <w:pStyle w:val="P-Regular"/>
        <w:numPr>
          <w:ilvl w:val="0"/>
          <w:numId w:val="54"/>
        </w:numPr>
        <w:rPr>
          <w:ins w:id="320" w:author="Christopher Richard Kruger" w:date="2019-02-25T15:11:00Z"/>
        </w:rPr>
      </w:pPr>
      <w:ins w:id="321" w:author="Christopher Richard Kruger" w:date="2019-02-25T15:11:00Z">
        <w:r>
          <w:t>Points (1,7) and (</w:t>
        </w:r>
        <w:proofErr w:type="gramStart"/>
        <w:r>
          <w:t>4,-</w:t>
        </w:r>
        <w:proofErr w:type="gramEnd"/>
        <w:r>
          <w:t>2) fall out of our frame of interest as useless in terms of clustering.</w:t>
        </w:r>
      </w:ins>
    </w:p>
    <w:p w14:paraId="5A5EFF4C" w14:textId="714E29A4" w:rsidR="00643644" w:rsidRDefault="00643644" w:rsidP="00643644">
      <w:pPr>
        <w:pStyle w:val="P-Regular"/>
        <w:numPr>
          <w:ilvl w:val="0"/>
          <w:numId w:val="53"/>
        </w:numPr>
        <w:rPr>
          <w:ins w:id="322" w:author="Christopher Richard Kruger" w:date="2019-02-25T15:11:00Z"/>
        </w:rPr>
      </w:pPr>
      <w:ins w:id="323" w:author="Christopher Richard Kruger" w:date="2019-02-25T15:11:00Z">
        <w:r>
          <w:t xml:space="preserve">Points that </w:t>
        </w:r>
        <w:r w:rsidRPr="00643644">
          <w:rPr>
            <w:b/>
            <w:rPrChange w:id="324" w:author="Christopher Richard Kruger" w:date="2019-02-25T15:13:00Z">
              <w:rPr/>
            </w:rPrChange>
          </w:rPr>
          <w:t>have neighbors</w:t>
        </w:r>
        <w:r>
          <w:t xml:space="preserve"> are then evaluated to see whether they pass the minimum points threshold</w:t>
        </w:r>
      </w:ins>
    </w:p>
    <w:p w14:paraId="5EA06632" w14:textId="630C368B" w:rsidR="00643644" w:rsidRDefault="00643644" w:rsidP="00643644">
      <w:pPr>
        <w:pStyle w:val="P-Regular"/>
        <w:numPr>
          <w:ilvl w:val="0"/>
          <w:numId w:val="54"/>
        </w:numPr>
        <w:rPr>
          <w:ins w:id="325" w:author="Christopher Richard Kruger" w:date="2019-02-25T15:12:00Z"/>
        </w:rPr>
      </w:pPr>
      <w:ins w:id="326" w:author="Christopher Richard Kruger" w:date="2019-02-25T15:12:00Z">
        <w:r>
          <w:t>In this example, if we had passed through a minimum points threshold of 2 then points (-8,6) and (-9,4) can formally be grouped together as a cluster.</w:t>
        </w:r>
      </w:ins>
    </w:p>
    <w:p w14:paraId="669565A9" w14:textId="08B024A9" w:rsidR="00643644" w:rsidRDefault="00643644" w:rsidP="00643644">
      <w:pPr>
        <w:pStyle w:val="P-Regular"/>
        <w:numPr>
          <w:ilvl w:val="0"/>
          <w:numId w:val="54"/>
        </w:numPr>
        <w:rPr>
          <w:ins w:id="327" w:author="Christopher Richard Kruger" w:date="2019-02-25T15:13:00Z"/>
        </w:rPr>
      </w:pPr>
      <w:ins w:id="328" w:author="Christopher Richard Kruger" w:date="2019-02-25T15:12:00Z">
        <w:r>
          <w:t xml:space="preserve">If we had a minimum points </w:t>
        </w:r>
      </w:ins>
      <w:ins w:id="329" w:author="Christopher Richard Kruger" w:date="2019-02-25T15:13:00Z">
        <w:r>
          <w:t>threshold</w:t>
        </w:r>
      </w:ins>
      <w:ins w:id="330" w:author="Christopher Richard Kruger" w:date="2019-02-25T15:12:00Z">
        <w:r>
          <w:t xml:space="preserve"> of 3, then all 4 </w:t>
        </w:r>
      </w:ins>
      <w:ins w:id="331" w:author="Christopher Richard Kruger" w:date="2019-02-25T15:13:00Z">
        <w:r>
          <w:t>data points in this set would be considered superfluous noise.</w:t>
        </w:r>
      </w:ins>
    </w:p>
    <w:p w14:paraId="687B2D60" w14:textId="08E68649" w:rsidR="00643644" w:rsidRDefault="00643644">
      <w:pPr>
        <w:pStyle w:val="P-Regular"/>
        <w:numPr>
          <w:ilvl w:val="0"/>
          <w:numId w:val="53"/>
        </w:numPr>
        <w:rPr>
          <w:ins w:id="332" w:author="Christopher Richard Kruger" w:date="2019-01-26T14:39:00Z"/>
        </w:rPr>
        <w:pPrChange w:id="333" w:author="Christopher Richard Kruger" w:date="2019-02-25T15:13:00Z">
          <w:pPr>
            <w:pStyle w:val="P-Regular"/>
          </w:pPr>
        </w:pPrChange>
      </w:pPr>
      <w:ins w:id="334" w:author="Christopher Richard Kruger" w:date="2019-02-25T15:13:00Z">
        <w:r>
          <w:t>Repeat this process on remaining un-visited data points</w:t>
        </w:r>
      </w:ins>
      <w:ins w:id="335" w:author="Christopher Richard Kruger" w:date="2019-02-25T15:14:00Z">
        <w:r>
          <w:t>.</w:t>
        </w:r>
      </w:ins>
    </w:p>
    <w:p w14:paraId="79496976" w14:textId="77777777" w:rsidR="00064272" w:rsidRDefault="00064272" w:rsidP="009E72E9">
      <w:pPr>
        <w:pStyle w:val="P-Regular"/>
        <w:rPr>
          <w:ins w:id="336" w:author="Christopher Richard Kruger" w:date="2019-01-26T14:44:00Z"/>
        </w:rPr>
      </w:pPr>
    </w:p>
    <w:p w14:paraId="6ADF7AE5" w14:textId="530A89CE" w:rsidR="009E72E9" w:rsidRDefault="00643644" w:rsidP="009E72E9">
      <w:pPr>
        <w:pStyle w:val="P-Regular"/>
        <w:rPr>
          <w:ins w:id="337" w:author="Christopher Richard Kruger" w:date="2019-01-26T14:47:00Z"/>
        </w:rPr>
      </w:pPr>
      <w:ins w:id="338" w:author="Christopher Richard Kruger" w:date="2019-02-25T15:14:00Z">
        <w:r>
          <w:t xml:space="preserve">At the end of this process you will have your entire dataset established as either within clusters or as unrelated noise. Hopefully as you can tell by walking through the toy example, DBSCAN performance is highly </w:t>
        </w:r>
      </w:ins>
      <w:ins w:id="339" w:author="Christopher Richard Kruger" w:date="2019-02-25T15:15:00Z">
        <w:r>
          <w:t>dependent on the threshold hyperparameters you choose a priori. This means that you may have to run DBSCAN a couple of times with different hyperparameter options to get an understanding of how they influence overall performance.</w:t>
        </w:r>
      </w:ins>
    </w:p>
    <w:p w14:paraId="078FA842" w14:textId="0F43A56A" w:rsidR="001C7614" w:rsidRPr="0023745E" w:rsidRDefault="00643644">
      <w:pPr>
        <w:pStyle w:val="P-Regular"/>
        <w:rPr>
          <w:ins w:id="340" w:author="Christopher Richard Kruger" w:date="2019-02-02T12:12:00Z"/>
          <w:rPrChange w:id="341" w:author="Christopher Richard Kruger" w:date="2019-02-25T15:17:00Z">
            <w:rPr>
              <w:ins w:id="342" w:author="Christopher Richard Kruger" w:date="2019-02-02T12:12:00Z"/>
              <w:lang w:val="en-US"/>
            </w:rPr>
          </w:rPrChange>
        </w:rPr>
        <w:pPrChange w:id="343" w:author="Christopher Richard Kruger" w:date="2019-02-25T15:17:00Z">
          <w:pPr>
            <w:pStyle w:val="SB-Sidebar"/>
          </w:pPr>
        </w:pPrChange>
      </w:pPr>
      <w:ins w:id="344" w:author="Christopher Richard Kruger" w:date="2019-02-25T15:16:00Z">
        <w:r>
          <w:lastRenderedPageBreak/>
          <w:t>One great thing to notice about DBSCAN is that it does away with concepts of centroids that we saw in both K-Means and a centroid-focused implementation of Hierarchical Clustering. This feature allows DBSCAN to work better for complex datasets since most data in the wild is not shaped like clean blob</w:t>
        </w:r>
      </w:ins>
      <w:ins w:id="345" w:author="Christopher Richard Kruger" w:date="2019-02-25T15:17:00Z">
        <w:r>
          <w:t>s.</w:t>
        </w:r>
      </w:ins>
    </w:p>
    <w:p w14:paraId="69EEC1DA" w14:textId="77777777" w:rsidR="001C7614" w:rsidRPr="009E72E9" w:rsidRDefault="001C7614">
      <w:pPr>
        <w:pStyle w:val="P-Regular"/>
        <w:rPr>
          <w:ins w:id="346" w:author="Christopher Richard Kruger" w:date="2019-01-26T12:22:00Z"/>
          <w:rPrChange w:id="347" w:author="Christopher Richard Kruger" w:date="2019-01-26T12:22:00Z">
            <w:rPr>
              <w:ins w:id="348" w:author="Christopher Richard Kruger" w:date="2019-01-26T12:22:00Z"/>
            </w:rPr>
          </w:rPrChange>
        </w:rPr>
        <w:pPrChange w:id="349" w:author="Christopher Richard Kruger" w:date="2019-01-26T12:22:00Z">
          <w:pPr>
            <w:pStyle w:val="H2-General"/>
          </w:pPr>
        </w:pPrChange>
      </w:pPr>
    </w:p>
    <w:p w14:paraId="2FC31967" w14:textId="64A547E5" w:rsidR="00367119" w:rsidRPr="00067E6A" w:rsidDel="009E72E9" w:rsidRDefault="00067E6A" w:rsidP="009C4699">
      <w:pPr>
        <w:pStyle w:val="P-Regular"/>
        <w:rPr>
          <w:ins w:id="350" w:author="Rutuja Yerunkar" w:date="2018-11-22T14:06:00Z"/>
          <w:del w:id="351" w:author="Christopher Richard Kruger" w:date="2019-01-26T12:18:00Z"/>
        </w:rPr>
      </w:pPr>
      <w:ins w:id="352" w:author="Rutuja Yerunkar" w:date="2018-11-22T14:09:00Z">
        <w:del w:id="353" w:author="Christopher Richard Kruger" w:date="2019-01-26T12:18:00Z">
          <w:r w:rsidDel="009E72E9">
            <w:delText xml:space="preserve">Below figures provide an extremely oversimplified example of what clustering is. Both figures display randomly generated number pairs (x,y coordinates) pulled from a gaussian distribution. Just by simply glancing at Figure </w:delText>
          </w:r>
        </w:del>
      </w:ins>
      <w:ins w:id="354" w:author="Rutuja Yerunkar" w:date="2018-11-22T14:11:00Z">
        <w:del w:id="355" w:author="Christopher Richard Kruger" w:date="2019-01-26T12:18:00Z">
          <w:r w:rsidDel="009E72E9">
            <w:delText>1.</w:delText>
          </w:r>
        </w:del>
      </w:ins>
      <w:ins w:id="356" w:author="Rutuja Yerunkar" w:date="2018-11-22T14:09:00Z">
        <w:del w:id="357" w:author="Christopher Richard Kruger" w:date="2019-01-26T12:18:00Z">
          <w:r w:rsidDel="009E72E9">
            <w:delText>2 it should be plainly obvious where the clusters exist in your data - in real life it will never be this easy. Now that you know that the data can be clearly separated into 2 clusters, you can start to understand what differences exist between the two groups.</w:delText>
          </w:r>
        </w:del>
      </w:ins>
    </w:p>
    <w:p w14:paraId="6C1D9647" w14:textId="30A8BC96" w:rsidR="00A404F5" w:rsidDel="009E72E9" w:rsidRDefault="00A404F5" w:rsidP="00A404F5">
      <w:pPr>
        <w:pStyle w:val="P-Regular"/>
        <w:jc w:val="center"/>
        <w:rPr>
          <w:del w:id="358" w:author="Christopher Richard Kruger" w:date="2019-01-26T12:18:00Z"/>
        </w:rPr>
      </w:pPr>
      <w:del w:id="359" w:author="Christopher Richard Kruger" w:date="2019-01-26T12:18:00Z">
        <w:r w:rsidRPr="00A404F5" w:rsidDel="009E72E9">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4828" cy="2252575"/>
                      </a:xfrm>
                      <a:prstGeom prst="rect">
                        <a:avLst/>
                      </a:prstGeom>
                    </pic:spPr>
                  </pic:pic>
                </a:graphicData>
              </a:graphic>
            </wp:inline>
          </w:drawing>
        </w:r>
        <w:r w:rsidR="00CE18B9" w:rsidRPr="00CE18B9" w:rsidDel="009E72E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890" cy="2238830"/>
                      </a:xfrm>
                      <a:prstGeom prst="rect">
                        <a:avLst/>
                      </a:prstGeom>
                    </pic:spPr>
                  </pic:pic>
                </a:graphicData>
              </a:graphic>
            </wp:inline>
          </w:drawing>
        </w:r>
      </w:del>
    </w:p>
    <w:p w14:paraId="461B21FF" w14:textId="793951D4" w:rsidR="00A404F5" w:rsidDel="009E72E9" w:rsidRDefault="00DF53FE" w:rsidP="00042888">
      <w:pPr>
        <w:pStyle w:val="IMG-Caption"/>
        <w:rPr>
          <w:del w:id="360" w:author="Christopher Richard Kruger" w:date="2019-01-26T12:18:00Z"/>
        </w:rPr>
      </w:pPr>
      <w:del w:id="361" w:author="Christopher Richard Kruger" w:date="2019-01-26T12:18:00Z">
        <w:r w:rsidDel="009E72E9">
          <w:delText xml:space="preserve">Figures </w:delText>
        </w:r>
      </w:del>
      <w:ins w:id="362" w:author="Rutuja Yerunkar" w:date="2018-11-22T14:10:00Z">
        <w:del w:id="363" w:author="Christopher Richard Kruger" w:date="2019-01-26T12:18:00Z">
          <w:r w:rsidR="00067E6A" w:rsidDel="009E72E9">
            <w:delText>1.</w:delText>
          </w:r>
        </w:del>
      </w:ins>
      <w:del w:id="364" w:author="Christopher Richard Kruger" w:date="2019-01-26T12:18:00Z">
        <w:r w:rsidR="00042888" w:rsidDel="009E72E9">
          <w:delText>2</w:delText>
        </w:r>
        <w:r w:rsidDel="009E72E9">
          <w:delText xml:space="preserve"> (left) and </w:delText>
        </w:r>
      </w:del>
      <w:ins w:id="365" w:author="Rutuja Yerunkar" w:date="2018-11-22T14:10:00Z">
        <w:del w:id="366" w:author="Christopher Richard Kruger" w:date="2019-01-26T12:18:00Z">
          <w:r w:rsidR="00067E6A" w:rsidDel="009E72E9">
            <w:delText>1.</w:delText>
          </w:r>
        </w:del>
      </w:ins>
      <w:del w:id="367" w:author="Christopher Richard Kruger" w:date="2019-01-26T12:18:00Z">
        <w:r w:rsidR="00042888" w:rsidDel="009E72E9">
          <w:delText>3</w:delText>
        </w:r>
        <w:r w:rsidDel="009E72E9">
          <w:delText xml:space="preserve"> (right): Scatter plots clearly showing clusters that exist among a provided dataset.</w:delText>
        </w:r>
      </w:del>
    </w:p>
    <w:p w14:paraId="19F40563" w14:textId="5036D4CC" w:rsidR="00CE18B9" w:rsidDel="009E72E9" w:rsidRDefault="00C97226" w:rsidP="0080424C">
      <w:pPr>
        <w:pStyle w:val="P-Regular"/>
        <w:rPr>
          <w:del w:id="368" w:author="Christopher Richard Kruger" w:date="2019-01-26T12:18:00Z"/>
        </w:rPr>
      </w:pPr>
      <w:del w:id="369" w:author="Christopher Richard Kruger" w:date="2019-01-26T12:18:00Z">
        <w:r w:rsidDel="009E72E9">
          <w:delText xml:space="preserve">Rewinding a bit from where unsupervised learning fits into the larger machine learning environment, </w:delText>
        </w:r>
        <w:r w:rsidR="00FC0A89" w:rsidDel="009E72E9">
          <w:delText>let’s begin by understanding the building blocks of clustering.</w:delText>
        </w:r>
        <w:r w:rsidR="005D18AF" w:rsidDel="009E72E9">
          <w:delText xml:space="preserve"> </w:delText>
        </w:r>
        <w:r w:rsidR="00B46F13" w:rsidDel="009E72E9">
          <w:delText xml:space="preserve">The most basic definition finds clusters simply as groupings of similar data as subsets of a larger data set. Finding clusters can be immensely valuable in identifying items that are more similar to, and on the other end, quite different from each other. </w:delText>
        </w:r>
      </w:del>
    </w:p>
    <w:p w14:paraId="33194838" w14:textId="4301F75C" w:rsidR="00AB477E" w:rsidDel="00AB477E" w:rsidRDefault="009D479F" w:rsidP="0080424C">
      <w:pPr>
        <w:pStyle w:val="P-Regular"/>
        <w:rPr>
          <w:del w:id="370" w:author="Christopher Richard Kruger" w:date="2019-01-15T16:07:00Z"/>
        </w:rPr>
      </w:pPr>
      <w:del w:id="371" w:author="Christopher Richard Kruger" w:date="2019-01-26T12:18:00Z">
        <w:r w:rsidDel="009E72E9">
          <w:delText>To understand this idea further imagine that you were given a simple 1,000-row dataset by your employer that had 2 columns of numerical data</w:delText>
        </w:r>
        <w:r w:rsidR="00DF53FE" w:rsidDel="009E72E9">
          <w:delText xml:space="preserve"> (Figure </w:delText>
        </w:r>
      </w:del>
      <w:ins w:id="372" w:author="Rutuja Yerunkar" w:date="2018-11-22T14:11:00Z">
        <w:del w:id="373" w:author="Christopher Richard Kruger" w:date="2019-01-26T12:18:00Z">
          <w:r w:rsidR="00067E6A" w:rsidDel="009E72E9">
            <w:delText>1.</w:delText>
          </w:r>
        </w:del>
      </w:ins>
      <w:del w:id="374" w:author="Christopher Richard Kruger" w:date="2019-01-26T12:18:00Z">
        <w:r w:rsidR="00042888" w:rsidDel="009E72E9">
          <w:delText>4</w:delText>
        </w:r>
        <w:r w:rsidR="00DF53FE" w:rsidDel="009E72E9">
          <w:delText>)</w:delText>
        </w:r>
        <w:r w:rsidDel="009E72E9">
          <w:delText>. At first glance this dataset provides no real structure or understanding – confusing to say the least!</w:delText>
        </w:r>
      </w:del>
    </w:p>
    <w:p w14:paraId="4EB78778" w14:textId="5913B54A" w:rsidR="009D479F" w:rsidDel="009E72E9" w:rsidRDefault="009D479F" w:rsidP="009D479F">
      <w:pPr>
        <w:pStyle w:val="P-Regular"/>
        <w:jc w:val="center"/>
        <w:rPr>
          <w:del w:id="375" w:author="Christopher Richard Kruger" w:date="2019-01-26T12:18:00Z"/>
        </w:rPr>
      </w:pPr>
      <w:del w:id="376" w:author="Christopher Richard Kruger" w:date="2019-01-26T12:18:00Z">
        <w:r w:rsidRPr="009D479F" w:rsidDel="009E72E9">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772" cy="1356844"/>
                      </a:xfrm>
                      <a:prstGeom prst="rect">
                        <a:avLst/>
                      </a:prstGeom>
                    </pic:spPr>
                  </pic:pic>
                </a:graphicData>
              </a:graphic>
            </wp:inline>
          </w:drawing>
        </w:r>
      </w:del>
    </w:p>
    <w:p w14:paraId="71D4F915" w14:textId="3D9CF3A1" w:rsidR="00DF53FE" w:rsidDel="009E72E9" w:rsidRDefault="00DF53FE" w:rsidP="00DF53FE">
      <w:pPr>
        <w:pStyle w:val="IMG-Caption"/>
        <w:rPr>
          <w:del w:id="377" w:author="Christopher Richard Kruger" w:date="2019-01-26T12:18:00Z"/>
        </w:rPr>
      </w:pPr>
      <w:del w:id="378" w:author="Christopher Richard Kruger" w:date="2019-01-26T12:18:00Z">
        <w:r w:rsidDel="009E72E9">
          <w:delText xml:space="preserve">Figures </w:delText>
        </w:r>
      </w:del>
      <w:ins w:id="379" w:author="Rutuja Yerunkar" w:date="2018-11-22T14:11:00Z">
        <w:del w:id="380" w:author="Christopher Richard Kruger" w:date="2019-01-26T12:18:00Z">
          <w:r w:rsidR="00067E6A" w:rsidDel="009E72E9">
            <w:delText>1.</w:delText>
          </w:r>
        </w:del>
      </w:ins>
      <w:del w:id="381" w:author="Christopher Richard Kruger" w:date="2019-01-26T12:18:00Z">
        <w:r w:rsidR="00042888" w:rsidDel="009E72E9">
          <w:delText>4</w:delText>
        </w:r>
        <w:r w:rsidDel="009E72E9">
          <w:delText>: 2-dimensional raw data in a NumPy array</w:delText>
        </w:r>
      </w:del>
    </w:p>
    <w:p w14:paraId="12648973" w14:textId="31BB46CC" w:rsidR="00123998" w:rsidDel="009E72E9" w:rsidRDefault="009D479F" w:rsidP="0080424C">
      <w:pPr>
        <w:pStyle w:val="P-Regular"/>
        <w:rPr>
          <w:ins w:id="382" w:author="Rutuja Yerunkar" w:date="2018-11-22T14:33:00Z"/>
          <w:del w:id="383" w:author="Christopher Richard Kruger" w:date="2019-01-26T12:18:00Z"/>
        </w:rPr>
      </w:pPr>
      <w:del w:id="384" w:author="Christopher Richard Kruger" w:date="2019-01-26T12:18:00Z">
        <w:r w:rsidDel="009E72E9">
          <w:delText>You b</w:delText>
        </w:r>
        <w:r w:rsidR="00CA5689" w:rsidDel="009E72E9">
          <w:delText>egin by plotting the first column against the second column to get a better idea of what the data structure looks like. There will be plenty of times where the cause of differences</w:delText>
        </w:r>
      </w:del>
      <w:ins w:id="385" w:author="Rutuja Yerunkar" w:date="2018-11-22T14:12:00Z">
        <w:del w:id="386" w:author="Christopher Richard Kruger" w:date="2019-01-26T12:18:00Z">
          <w:r w:rsidR="00067E6A" w:rsidDel="009E72E9">
            <w:delText xml:space="preserve"> between groups</w:delText>
          </w:r>
        </w:del>
      </w:ins>
      <w:del w:id="387" w:author="Christopher Richard Kruger" w:date="2019-01-26T12:18:00Z">
        <w:r w:rsidR="00CA5689" w:rsidDel="009E72E9">
          <w:delText xml:space="preserve"> will prove to be underwhelming, however the cases that have differences that you can take action on are extremely rewarding!</w:delText>
        </w:r>
      </w:del>
    </w:p>
    <w:p w14:paraId="35F9CD21" w14:textId="11BC4820" w:rsidR="00123998" w:rsidRDefault="00C662C0" w:rsidP="00123998">
      <w:pPr>
        <w:pStyle w:val="H2-General"/>
        <w:rPr>
          <w:ins w:id="388" w:author="Christopher Richard Kruger" w:date="2019-02-02T12:33:00Z"/>
        </w:rPr>
      </w:pPr>
      <w:ins w:id="389" w:author="Rutuja Yerunkar" w:date="2018-11-22T14:37:00Z">
        <w:del w:id="390" w:author="Christopher Richard Kruger" w:date="2019-01-26T10:39:00Z">
          <w:r w:rsidDel="001050ED">
            <w:delText>Activity</w:delText>
          </w:r>
        </w:del>
      </w:ins>
      <w:ins w:id="391" w:author="Christopher Richard Kruger" w:date="2019-01-26T10:39:00Z">
        <w:r w:rsidR="001050ED">
          <w:t>Exercise</w:t>
        </w:r>
      </w:ins>
      <w:ins w:id="392" w:author="Rutuja Yerunkar" w:date="2018-11-22T14:37:00Z">
        <w:r>
          <w:t xml:space="preserve"> 1</w:t>
        </w:r>
      </w:ins>
      <w:ins w:id="393" w:author="Rutuja Yerunkar" w:date="2018-11-22T14:33:00Z">
        <w:r w:rsidR="00123998">
          <w:t xml:space="preserve">: </w:t>
        </w:r>
        <w:del w:id="394" w:author="Christopher Richard Kruger" w:date="2019-01-26T10:39:00Z">
          <w:r w:rsidR="00123998" w:rsidDel="001050ED">
            <w:delText>Identifying the clusters in data</w:delText>
          </w:r>
        </w:del>
      </w:ins>
      <w:ins w:id="395" w:author="Christopher Richard Kruger" w:date="2019-02-25T15:17:00Z">
        <w:r w:rsidR="0023745E">
          <w:t>Evaluating the Impact of Neighborhood Radius Size</w:t>
        </w:r>
      </w:ins>
    </w:p>
    <w:p w14:paraId="0C44A0AC" w14:textId="77777777" w:rsidR="005929C1" w:rsidRPr="005929C1" w:rsidRDefault="005929C1">
      <w:pPr>
        <w:pStyle w:val="P-Regular"/>
        <w:rPr>
          <w:ins w:id="396" w:author="Christopher Richard Kruger" w:date="2019-01-26T12:19:00Z"/>
          <w:rPrChange w:id="397" w:author="Christopher Richard Kruger" w:date="2019-02-02T12:33:00Z">
            <w:rPr>
              <w:ins w:id="398" w:author="Christopher Richard Kruger" w:date="2019-01-26T12:19:00Z"/>
            </w:rPr>
          </w:rPrChange>
        </w:rPr>
        <w:pPrChange w:id="399" w:author="Christopher Richard Kruger" w:date="2019-02-02T12:33:00Z">
          <w:pPr>
            <w:pStyle w:val="H2-General"/>
          </w:pPr>
        </w:pPrChange>
      </w:pPr>
    </w:p>
    <w:p w14:paraId="2E0274D9" w14:textId="67178A04" w:rsidR="00367119" w:rsidDel="009E72E9" w:rsidRDefault="006B1C18" w:rsidP="005D18AF">
      <w:pPr>
        <w:pStyle w:val="H2-General"/>
        <w:rPr>
          <w:del w:id="400" w:author="Christopher Richard Kruger" w:date="2019-01-26T12:19:00Z"/>
          <w:sz w:val="22"/>
          <w:szCs w:val="22"/>
        </w:rPr>
      </w:pPr>
      <w:ins w:id="401" w:author="Christopher Richard Kruger" w:date="2019-02-25T15:19:00Z">
        <w:r>
          <w:t>For this exercise we will work in reverse of what we have typically seen in previous examples, by first seeing the packaged implementation of DBSCAN in sci-kit learn and then implementing it on our own. This is done on purpose to fully explore h</w:t>
        </w:r>
      </w:ins>
      <w:ins w:id="402" w:author="Christopher Richard Kruger" w:date="2019-02-25T15:20:00Z">
        <w:r>
          <w:t>ow different neighborhood radius sizes drastically impact DBSCAN performance.</w:t>
        </w:r>
      </w:ins>
    </w:p>
    <w:p w14:paraId="40D22F3B" w14:textId="4501228D" w:rsidR="009E72E9" w:rsidRDefault="00EE0B37" w:rsidP="00EE0B37">
      <w:pPr>
        <w:pStyle w:val="P-Regular"/>
        <w:rPr>
          <w:ins w:id="403" w:author="Christopher Richard Kruger" w:date="2019-01-29T09:45:00Z"/>
        </w:rPr>
      </w:pPr>
      <w:ins w:id="404" w:author="Christopher Richard Kruger" w:date="2019-01-28T16:43:00Z">
        <w:r>
          <w:t xml:space="preserve"> </w:t>
        </w:r>
      </w:ins>
    </w:p>
    <w:p w14:paraId="00B6AE74" w14:textId="38B2F959" w:rsidR="00912E89" w:rsidRDefault="00912E89" w:rsidP="00EE0B37">
      <w:pPr>
        <w:pStyle w:val="P-Regular"/>
        <w:rPr>
          <w:ins w:id="405" w:author="Christopher Richard Kruger" w:date="2019-02-25T15:29:00Z"/>
        </w:rPr>
      </w:pPr>
      <w:ins w:id="406" w:author="Christopher Richard Kruger" w:date="2019-01-29T09:45:00Z">
        <w:r>
          <w:t>First let’s generate some dummy data:</w:t>
        </w:r>
      </w:ins>
    </w:p>
    <w:p w14:paraId="4514AFD0" w14:textId="77777777" w:rsidR="006B1C18" w:rsidRDefault="006B1C18" w:rsidP="00EE0B37">
      <w:pPr>
        <w:pStyle w:val="P-Regular"/>
        <w:rPr>
          <w:ins w:id="407" w:author="Christopher Richard Kruger" w:date="2019-02-25T15:28:00Z"/>
        </w:rPr>
      </w:pPr>
    </w:p>
    <w:p w14:paraId="758232B2" w14:textId="77777777" w:rsidR="006B1C18" w:rsidRPr="006B1C18" w:rsidRDefault="006B1C18">
      <w:pPr>
        <w:pStyle w:val="P-Regular"/>
        <w:rPr>
          <w:ins w:id="408" w:author="Christopher Richard Kruger" w:date="2019-02-25T15:28:00Z"/>
          <w:rStyle w:val="P-Code"/>
        </w:rPr>
        <w:pPrChange w:id="409" w:author="Christopher Richard Kruger" w:date="2019-02-25T15:28:00Z">
          <w:pPr>
            <w:pStyle w:val="P-Regular"/>
            <w:jc w:val="center"/>
          </w:pPr>
        </w:pPrChange>
      </w:pPr>
      <w:ins w:id="410" w:author="Christopher Richard Kruger" w:date="2019-02-25T15:28:00Z">
        <w:r w:rsidRPr="006B1C18">
          <w:rPr>
            <w:rStyle w:val="P-Code"/>
          </w:rPr>
          <w:t># Generate a random cluster dataset to experiment on. X = coordinate points, y = cluster labels (not needed)</w:t>
        </w:r>
      </w:ins>
    </w:p>
    <w:p w14:paraId="5D7679E8" w14:textId="472A1123" w:rsidR="006B1C18" w:rsidRDefault="006B1C18" w:rsidP="006B1C18">
      <w:pPr>
        <w:pStyle w:val="P-Regular"/>
        <w:rPr>
          <w:ins w:id="411" w:author="Christopher Richard Kruger" w:date="2019-02-25T15:29:00Z"/>
          <w:rStyle w:val="P-Code"/>
        </w:rPr>
      </w:pPr>
      <w:ins w:id="412" w:author="Christopher Richard Kruger" w:date="2019-02-25T15:28:00Z">
        <w:r w:rsidRPr="006B1C18">
          <w:rPr>
            <w:rStyle w:val="P-Code"/>
          </w:rPr>
          <w:t xml:space="preserve">X, y = </w:t>
        </w:r>
        <w:proofErr w:type="spellStart"/>
        <w:r w:rsidRPr="006B1C18">
          <w:rPr>
            <w:rStyle w:val="P-Code"/>
          </w:rPr>
          <w:t>make_</w:t>
        </w:r>
        <w:proofErr w:type="gramStart"/>
        <w:r w:rsidRPr="006B1C18">
          <w:rPr>
            <w:rStyle w:val="P-Code"/>
          </w:rPr>
          <w:t>blobs</w:t>
        </w:r>
        <w:proofErr w:type="spellEnd"/>
        <w:r w:rsidRPr="006B1C18">
          <w:rPr>
            <w:rStyle w:val="P-Code"/>
          </w:rPr>
          <w:t>(</w:t>
        </w:r>
        <w:proofErr w:type="spellStart"/>
        <w:proofErr w:type="gramEnd"/>
        <w:r w:rsidRPr="006B1C18">
          <w:rPr>
            <w:rStyle w:val="P-Code"/>
          </w:rPr>
          <w:t>n_samples</w:t>
        </w:r>
        <w:proofErr w:type="spellEnd"/>
        <w:r w:rsidRPr="006B1C18">
          <w:rPr>
            <w:rStyle w:val="P-Code"/>
          </w:rPr>
          <w:t xml:space="preserve">=1000, centers=8, </w:t>
        </w:r>
        <w:proofErr w:type="spellStart"/>
        <w:r w:rsidRPr="006B1C18">
          <w:rPr>
            <w:rStyle w:val="P-Code"/>
          </w:rPr>
          <w:t>n_features</w:t>
        </w:r>
        <w:proofErr w:type="spellEnd"/>
        <w:r w:rsidRPr="006B1C18">
          <w:rPr>
            <w:rStyle w:val="P-Code"/>
          </w:rPr>
          <w:t xml:space="preserve">=2, </w:t>
        </w:r>
        <w:proofErr w:type="spellStart"/>
        <w:r w:rsidRPr="006B1C18">
          <w:rPr>
            <w:rStyle w:val="P-Code"/>
          </w:rPr>
          <w:t>random_state</w:t>
        </w:r>
        <w:proofErr w:type="spellEnd"/>
        <w:r w:rsidRPr="006B1C18">
          <w:rPr>
            <w:rStyle w:val="P-Code"/>
          </w:rPr>
          <w:t>=800)</w:t>
        </w:r>
      </w:ins>
    </w:p>
    <w:p w14:paraId="3CE7B51F" w14:textId="77777777" w:rsidR="006B1C18" w:rsidRDefault="006B1C18" w:rsidP="006B1C18">
      <w:pPr>
        <w:pStyle w:val="P-Regular"/>
        <w:rPr>
          <w:ins w:id="413" w:author="Christopher Richard Kruger" w:date="2019-02-25T15:29:00Z"/>
          <w:rStyle w:val="P-Code"/>
        </w:rPr>
      </w:pPr>
    </w:p>
    <w:p w14:paraId="0121134A" w14:textId="33E03F43" w:rsidR="006B1C18" w:rsidRPr="006B1C18" w:rsidRDefault="006B1C18" w:rsidP="006B1C18">
      <w:pPr>
        <w:pStyle w:val="P-Regular"/>
        <w:rPr>
          <w:ins w:id="414" w:author="Christopher Richard Kruger" w:date="2019-02-25T15:29:00Z"/>
          <w:rStyle w:val="P-Code"/>
        </w:rPr>
      </w:pPr>
      <w:ins w:id="415" w:author="Christopher Richard Kruger" w:date="2019-02-25T15:29:00Z">
        <w:r w:rsidRPr="006B1C18">
          <w:rPr>
            <w:rStyle w:val="P-Code"/>
          </w:rPr>
          <w:t># Visualize the data</w:t>
        </w:r>
      </w:ins>
    </w:p>
    <w:p w14:paraId="6CEDA092" w14:textId="77777777" w:rsidR="006B1C18" w:rsidRPr="006B1C18" w:rsidRDefault="006B1C18" w:rsidP="006B1C18">
      <w:pPr>
        <w:pStyle w:val="P-Regular"/>
        <w:rPr>
          <w:ins w:id="416" w:author="Christopher Richard Kruger" w:date="2019-02-25T15:29:00Z"/>
          <w:rStyle w:val="P-Code"/>
        </w:rPr>
      </w:pPr>
      <w:proofErr w:type="spellStart"/>
      <w:proofErr w:type="gramStart"/>
      <w:ins w:id="417" w:author="Christopher Richard Kruger" w:date="2019-02-25T15:29:00Z">
        <w:r w:rsidRPr="006B1C18">
          <w:rPr>
            <w:rStyle w:val="P-Code"/>
          </w:rPr>
          <w:t>plt.scatter</w:t>
        </w:r>
        <w:proofErr w:type="spellEnd"/>
        <w:proofErr w:type="gramEnd"/>
        <w:r w:rsidRPr="006B1C18">
          <w:rPr>
            <w:rStyle w:val="P-Code"/>
          </w:rPr>
          <w:t>(X[:,0], X[:,1])</w:t>
        </w:r>
      </w:ins>
    </w:p>
    <w:p w14:paraId="319B4ADA" w14:textId="4712C999" w:rsidR="006B1C18" w:rsidRDefault="006B1C18" w:rsidP="006B1C18">
      <w:pPr>
        <w:pStyle w:val="P-Regular"/>
        <w:rPr>
          <w:ins w:id="418" w:author="Christopher Richard Kruger" w:date="2019-02-25T15:29:00Z"/>
          <w:rStyle w:val="P-Code"/>
        </w:rPr>
      </w:pPr>
      <w:proofErr w:type="spellStart"/>
      <w:proofErr w:type="gramStart"/>
      <w:ins w:id="419" w:author="Christopher Richard Kruger" w:date="2019-02-25T15:29:00Z">
        <w:r w:rsidRPr="006B1C18">
          <w:rPr>
            <w:rStyle w:val="P-Code"/>
          </w:rPr>
          <w:t>plt.show</w:t>
        </w:r>
        <w:proofErr w:type="spellEnd"/>
        <w:proofErr w:type="gramEnd"/>
        <w:r w:rsidRPr="006B1C18">
          <w:rPr>
            <w:rStyle w:val="P-Code"/>
          </w:rPr>
          <w:t>()</w:t>
        </w:r>
      </w:ins>
    </w:p>
    <w:p w14:paraId="36CCDD81" w14:textId="6C5A7F6B" w:rsidR="006B1C18" w:rsidRDefault="006B1C18" w:rsidP="006B1C18">
      <w:pPr>
        <w:pStyle w:val="P-Regular"/>
        <w:rPr>
          <w:ins w:id="420" w:author="Christopher Richard Kruger" w:date="2019-02-25T15:29:00Z"/>
          <w:rStyle w:val="P-Code"/>
        </w:rPr>
      </w:pPr>
    </w:p>
    <w:p w14:paraId="66D718BD" w14:textId="19F921F6" w:rsidR="006B1C18" w:rsidRPr="006B1C18" w:rsidRDefault="006B1C18">
      <w:pPr>
        <w:pStyle w:val="P-Regular"/>
        <w:jc w:val="center"/>
        <w:rPr>
          <w:ins w:id="421" w:author="Christopher Richard Kruger" w:date="2019-02-25T15:27:00Z"/>
          <w:rStyle w:val="P-Code"/>
          <w:rPrChange w:id="422" w:author="Christopher Richard Kruger" w:date="2019-02-25T15:28:00Z">
            <w:rPr>
              <w:ins w:id="423" w:author="Christopher Richard Kruger" w:date="2019-02-25T15:27:00Z"/>
            </w:rPr>
          </w:rPrChange>
        </w:rPr>
        <w:pPrChange w:id="424" w:author="Christopher Richard Kruger" w:date="2019-02-25T15:29:00Z">
          <w:pPr>
            <w:pStyle w:val="P-Regular"/>
          </w:pPr>
        </w:pPrChange>
      </w:pPr>
      <w:ins w:id="425" w:author="Christopher Richard Kruger" w:date="2019-02-25T15:29:00Z">
        <w:r w:rsidRPr="006B1C18">
          <w:rPr>
            <w:rStyle w:val="P-Code"/>
            <w:noProof/>
          </w:rPr>
          <w:drawing>
            <wp:inline distT="0" distB="0" distL="0" distR="0" wp14:anchorId="05989976" wp14:editId="1A909BBA">
              <wp:extent cx="4266535" cy="29432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091" cy="2944299"/>
                      </a:xfrm>
                      <a:prstGeom prst="rect">
                        <a:avLst/>
                      </a:prstGeom>
                    </pic:spPr>
                  </pic:pic>
                </a:graphicData>
              </a:graphic>
            </wp:inline>
          </w:drawing>
        </w:r>
      </w:ins>
    </w:p>
    <w:p w14:paraId="204006FF" w14:textId="535921A1" w:rsidR="006B1C18" w:rsidRDefault="006B1C18" w:rsidP="00EE0B37">
      <w:pPr>
        <w:pStyle w:val="P-Regular"/>
        <w:rPr>
          <w:ins w:id="426" w:author="Christopher Richard Kruger" w:date="2019-02-25T15:27:00Z"/>
        </w:rPr>
      </w:pPr>
    </w:p>
    <w:p w14:paraId="1D6BF1C9" w14:textId="147C0498" w:rsidR="006B1C18" w:rsidRDefault="006B1C18" w:rsidP="006B1C18">
      <w:pPr>
        <w:pStyle w:val="P-Regular"/>
        <w:rPr>
          <w:ins w:id="427" w:author="Christopher Richard Kruger" w:date="2019-02-25T15:31:00Z"/>
        </w:rPr>
      </w:pPr>
      <w:ins w:id="428" w:author="Christopher Richard Kruger" w:date="2019-02-25T15:30:00Z">
        <w:r>
          <w:t>After plotting the dummy data for this toy problem, you will see that the data set has 2 features and approximately 7-8 clusters.</w:t>
        </w:r>
      </w:ins>
      <w:ins w:id="429" w:author="Christopher Richard Kruger" w:date="2019-02-25T15:31:00Z">
        <w:r>
          <w:t xml:space="preserve"> To implement DBSCAN using sci-kit learn you will need to instantiate a new sci-kit learn class:</w:t>
        </w:r>
      </w:ins>
    </w:p>
    <w:p w14:paraId="74C8F73C" w14:textId="37317321" w:rsidR="006B1C18" w:rsidRPr="006B1C18" w:rsidRDefault="006B1C18" w:rsidP="006B1C18">
      <w:pPr>
        <w:pStyle w:val="P-Regular"/>
        <w:rPr>
          <w:ins w:id="430" w:author="Christopher Richard Kruger" w:date="2019-02-25T15:31:00Z"/>
          <w:rStyle w:val="P-Code"/>
          <w:rPrChange w:id="431" w:author="Christopher Richard Kruger" w:date="2019-02-25T15:31:00Z">
            <w:rPr>
              <w:ins w:id="432" w:author="Christopher Richard Kruger" w:date="2019-02-25T15:31:00Z"/>
            </w:rPr>
          </w:rPrChange>
        </w:rPr>
      </w:pPr>
      <w:proofErr w:type="spellStart"/>
      <w:ins w:id="433" w:author="Christopher Richard Kruger" w:date="2019-02-25T15:31:00Z">
        <w:r w:rsidRPr="006B1C18">
          <w:rPr>
            <w:rStyle w:val="P-Code"/>
            <w:rPrChange w:id="434" w:author="Christopher Richard Kruger" w:date="2019-02-25T15:31:00Z">
              <w:rPr/>
            </w:rPrChange>
          </w:rPr>
          <w:t>db</w:t>
        </w:r>
        <w:proofErr w:type="spellEnd"/>
        <w:r w:rsidRPr="006B1C18">
          <w:rPr>
            <w:rStyle w:val="P-Code"/>
            <w:rPrChange w:id="435" w:author="Christopher Richard Kruger" w:date="2019-02-25T15:31:00Z">
              <w:rPr/>
            </w:rPrChange>
          </w:rPr>
          <w:t xml:space="preserve"> = </w:t>
        </w:r>
        <w:proofErr w:type="gramStart"/>
        <w:r w:rsidRPr="006B1C18">
          <w:rPr>
            <w:rStyle w:val="P-Code"/>
            <w:rPrChange w:id="436" w:author="Christopher Richard Kruger" w:date="2019-02-25T15:31:00Z">
              <w:rPr/>
            </w:rPrChange>
          </w:rPr>
          <w:t>DBSCAN(</w:t>
        </w:r>
        <w:proofErr w:type="gramEnd"/>
        <w:r w:rsidRPr="006B1C18">
          <w:rPr>
            <w:rStyle w:val="P-Code"/>
            <w:rPrChange w:id="437" w:author="Christopher Richard Kruger" w:date="2019-02-25T15:31:00Z">
              <w:rPr/>
            </w:rPrChange>
          </w:rPr>
          <w:t xml:space="preserve">eps=0.5, </w:t>
        </w:r>
        <w:proofErr w:type="spellStart"/>
        <w:r w:rsidRPr="006B1C18">
          <w:rPr>
            <w:rStyle w:val="P-Code"/>
            <w:rPrChange w:id="438" w:author="Christopher Richard Kruger" w:date="2019-02-25T15:31:00Z">
              <w:rPr/>
            </w:rPrChange>
          </w:rPr>
          <w:t>min_samples</w:t>
        </w:r>
        <w:proofErr w:type="spellEnd"/>
        <w:r w:rsidRPr="006B1C18">
          <w:rPr>
            <w:rStyle w:val="P-Code"/>
            <w:rPrChange w:id="439" w:author="Christopher Richard Kruger" w:date="2019-02-25T15:31:00Z">
              <w:rPr/>
            </w:rPrChange>
          </w:rPr>
          <w:t>=10, metric='</w:t>
        </w:r>
        <w:proofErr w:type="spellStart"/>
        <w:r w:rsidRPr="006B1C18">
          <w:rPr>
            <w:rStyle w:val="P-Code"/>
            <w:rPrChange w:id="440" w:author="Christopher Richard Kruger" w:date="2019-02-25T15:31:00Z">
              <w:rPr/>
            </w:rPrChange>
          </w:rPr>
          <w:t>euclidean</w:t>
        </w:r>
        <w:proofErr w:type="spellEnd"/>
        <w:r w:rsidRPr="006B1C18">
          <w:rPr>
            <w:rStyle w:val="P-Code"/>
            <w:rPrChange w:id="441" w:author="Christopher Richard Kruger" w:date="2019-02-25T15:31:00Z">
              <w:rPr/>
            </w:rPrChange>
          </w:rPr>
          <w:t>')</w:t>
        </w:r>
      </w:ins>
    </w:p>
    <w:p w14:paraId="7F1A893C" w14:textId="2AA9AF63" w:rsidR="006B1C18" w:rsidRDefault="006B1C18" w:rsidP="006B1C18">
      <w:pPr>
        <w:pStyle w:val="P-Regular"/>
        <w:rPr>
          <w:ins w:id="442" w:author="Christopher Richard Kruger" w:date="2019-02-25T15:33:00Z"/>
        </w:rPr>
      </w:pPr>
      <w:ins w:id="443" w:author="Christopher Richard Kruger" w:date="2019-02-25T15:31:00Z">
        <w:r>
          <w:lastRenderedPageBreak/>
          <w:t>Our example DBSCAN instance is stored in the ‘</w:t>
        </w:r>
        <w:proofErr w:type="spellStart"/>
        <w:r>
          <w:t>db</w:t>
        </w:r>
        <w:proofErr w:type="spellEnd"/>
        <w:r>
          <w:t xml:space="preserve">’ variable, and our </w:t>
        </w:r>
      </w:ins>
      <w:ins w:id="444" w:author="Christopher Richard Kruger" w:date="2019-02-25T15:32:00Z">
        <w:r>
          <w:t xml:space="preserve">hyperparameters are passed through on creation. For the sake of this example, you can see that the neighborhood radius (eps) is set to 0.5 while the minimum number of points is set to 10. To keep in line with our past lessons we will once again be using Euclidean distance as our distance metric. </w:t>
        </w:r>
      </w:ins>
    </w:p>
    <w:p w14:paraId="306CC9E3" w14:textId="237A1BEE" w:rsidR="006B1C18" w:rsidRDefault="006B1C18" w:rsidP="006B1C18">
      <w:pPr>
        <w:pStyle w:val="P-Regular"/>
        <w:rPr>
          <w:ins w:id="445" w:author="Christopher Richard Kruger" w:date="2019-02-25T15:33:00Z"/>
        </w:rPr>
      </w:pPr>
      <w:ins w:id="446" w:author="Christopher Richard Kruger" w:date="2019-02-25T15:33:00Z">
        <w:r>
          <w:t>Now let’s set up a loop that allows us to explore potential neighborhood radius size options interactively:</w:t>
        </w:r>
      </w:ins>
    </w:p>
    <w:p w14:paraId="62BC90B6" w14:textId="3500A20C" w:rsidR="006B1C18" w:rsidRPr="006B1C18" w:rsidRDefault="006B1C18" w:rsidP="006B1C18">
      <w:pPr>
        <w:pStyle w:val="P-Regular"/>
        <w:rPr>
          <w:ins w:id="447" w:author="Christopher Richard Kruger" w:date="2019-02-25T15:33:00Z"/>
          <w:rStyle w:val="P-Code"/>
          <w:rPrChange w:id="448" w:author="Christopher Richard Kruger" w:date="2019-02-25T15:34:00Z">
            <w:rPr>
              <w:ins w:id="449" w:author="Christopher Richard Kruger" w:date="2019-02-25T15:33:00Z"/>
            </w:rPr>
          </w:rPrChange>
        </w:rPr>
      </w:pPr>
      <w:ins w:id="450" w:author="Christopher Richard Kruger" w:date="2019-02-25T15:33:00Z">
        <w:r w:rsidRPr="006B1C18">
          <w:rPr>
            <w:rStyle w:val="P-Code"/>
            <w:rPrChange w:id="451" w:author="Christopher Richard Kruger" w:date="2019-02-25T15:34:00Z">
              <w:rPr/>
            </w:rPrChange>
          </w:rPr>
          <w:t>eps = [0.2,0.7]</w:t>
        </w:r>
      </w:ins>
    </w:p>
    <w:p w14:paraId="77087CFE" w14:textId="77777777" w:rsidR="006B1C18" w:rsidRPr="006B1C18" w:rsidRDefault="006B1C18" w:rsidP="006B1C18">
      <w:pPr>
        <w:pStyle w:val="P-Regular"/>
        <w:rPr>
          <w:ins w:id="452" w:author="Christopher Richard Kruger" w:date="2019-02-25T15:33:00Z"/>
          <w:rStyle w:val="P-Code"/>
          <w:rPrChange w:id="453" w:author="Christopher Richard Kruger" w:date="2019-02-25T15:34:00Z">
            <w:rPr>
              <w:ins w:id="454" w:author="Christopher Richard Kruger" w:date="2019-02-25T15:33:00Z"/>
            </w:rPr>
          </w:rPrChange>
        </w:rPr>
      </w:pPr>
      <w:ins w:id="455" w:author="Christopher Richard Kruger" w:date="2019-02-25T15:33:00Z">
        <w:r w:rsidRPr="006B1C18">
          <w:rPr>
            <w:rStyle w:val="P-Code"/>
            <w:rPrChange w:id="456" w:author="Christopher Richard Kruger" w:date="2019-02-25T15:34:00Z">
              <w:rPr/>
            </w:rPrChange>
          </w:rPr>
          <w:t>for ep in eps:</w:t>
        </w:r>
      </w:ins>
    </w:p>
    <w:p w14:paraId="1BB0052D" w14:textId="77777777" w:rsidR="006B1C18" w:rsidRPr="006B1C18" w:rsidRDefault="006B1C18" w:rsidP="006B1C18">
      <w:pPr>
        <w:pStyle w:val="P-Regular"/>
        <w:rPr>
          <w:ins w:id="457" w:author="Christopher Richard Kruger" w:date="2019-02-25T15:33:00Z"/>
          <w:rStyle w:val="P-Code"/>
          <w:rPrChange w:id="458" w:author="Christopher Richard Kruger" w:date="2019-02-25T15:34:00Z">
            <w:rPr>
              <w:ins w:id="459" w:author="Christopher Richard Kruger" w:date="2019-02-25T15:33:00Z"/>
            </w:rPr>
          </w:rPrChange>
        </w:rPr>
      </w:pPr>
      <w:ins w:id="460" w:author="Christopher Richard Kruger" w:date="2019-02-25T15:33:00Z">
        <w:r w:rsidRPr="006B1C18">
          <w:rPr>
            <w:rStyle w:val="P-Code"/>
            <w:rPrChange w:id="461" w:author="Christopher Richard Kruger" w:date="2019-02-25T15:34:00Z">
              <w:rPr/>
            </w:rPrChange>
          </w:rPr>
          <w:t xml:space="preserve">    </w:t>
        </w:r>
        <w:proofErr w:type="spellStart"/>
        <w:r w:rsidRPr="006B1C18">
          <w:rPr>
            <w:rStyle w:val="P-Code"/>
            <w:rPrChange w:id="462" w:author="Christopher Richard Kruger" w:date="2019-02-25T15:34:00Z">
              <w:rPr/>
            </w:rPrChange>
          </w:rPr>
          <w:t>db</w:t>
        </w:r>
        <w:proofErr w:type="spellEnd"/>
        <w:r w:rsidRPr="006B1C18">
          <w:rPr>
            <w:rStyle w:val="P-Code"/>
            <w:rPrChange w:id="463" w:author="Christopher Richard Kruger" w:date="2019-02-25T15:34:00Z">
              <w:rPr/>
            </w:rPrChange>
          </w:rPr>
          <w:t xml:space="preserve"> = </w:t>
        </w:r>
        <w:proofErr w:type="gramStart"/>
        <w:r w:rsidRPr="006B1C18">
          <w:rPr>
            <w:rStyle w:val="P-Code"/>
            <w:rPrChange w:id="464" w:author="Christopher Richard Kruger" w:date="2019-02-25T15:34:00Z">
              <w:rPr/>
            </w:rPrChange>
          </w:rPr>
          <w:t>DBSCAN(</w:t>
        </w:r>
        <w:proofErr w:type="gramEnd"/>
        <w:r w:rsidRPr="006B1C18">
          <w:rPr>
            <w:rStyle w:val="P-Code"/>
            <w:rPrChange w:id="465" w:author="Christopher Richard Kruger" w:date="2019-02-25T15:34:00Z">
              <w:rPr/>
            </w:rPrChange>
          </w:rPr>
          <w:t xml:space="preserve">eps=ep, </w:t>
        </w:r>
        <w:proofErr w:type="spellStart"/>
        <w:r w:rsidRPr="006B1C18">
          <w:rPr>
            <w:rStyle w:val="P-Code"/>
            <w:rPrChange w:id="466" w:author="Christopher Richard Kruger" w:date="2019-02-25T15:34:00Z">
              <w:rPr/>
            </w:rPrChange>
          </w:rPr>
          <w:t>min_samples</w:t>
        </w:r>
        <w:proofErr w:type="spellEnd"/>
        <w:r w:rsidRPr="006B1C18">
          <w:rPr>
            <w:rStyle w:val="P-Code"/>
            <w:rPrChange w:id="467" w:author="Christopher Richard Kruger" w:date="2019-02-25T15:34:00Z">
              <w:rPr/>
            </w:rPrChange>
          </w:rPr>
          <w:t>=10, metric='</w:t>
        </w:r>
        <w:proofErr w:type="spellStart"/>
        <w:r w:rsidRPr="006B1C18">
          <w:rPr>
            <w:rStyle w:val="P-Code"/>
            <w:rPrChange w:id="468" w:author="Christopher Richard Kruger" w:date="2019-02-25T15:34:00Z">
              <w:rPr/>
            </w:rPrChange>
          </w:rPr>
          <w:t>euclidean</w:t>
        </w:r>
        <w:proofErr w:type="spellEnd"/>
        <w:r w:rsidRPr="006B1C18">
          <w:rPr>
            <w:rStyle w:val="P-Code"/>
            <w:rPrChange w:id="469" w:author="Christopher Richard Kruger" w:date="2019-02-25T15:34:00Z">
              <w:rPr/>
            </w:rPrChange>
          </w:rPr>
          <w:t>')</w:t>
        </w:r>
      </w:ins>
    </w:p>
    <w:p w14:paraId="4AC34E36" w14:textId="77777777" w:rsidR="006B1C18" w:rsidRPr="006B1C18" w:rsidRDefault="006B1C18" w:rsidP="006B1C18">
      <w:pPr>
        <w:pStyle w:val="P-Regular"/>
        <w:rPr>
          <w:ins w:id="470" w:author="Christopher Richard Kruger" w:date="2019-02-25T15:33:00Z"/>
          <w:rStyle w:val="P-Code"/>
          <w:rPrChange w:id="471" w:author="Christopher Richard Kruger" w:date="2019-02-25T15:34:00Z">
            <w:rPr>
              <w:ins w:id="472" w:author="Christopher Richard Kruger" w:date="2019-02-25T15:33:00Z"/>
            </w:rPr>
          </w:rPrChange>
        </w:rPr>
      </w:pPr>
      <w:ins w:id="473" w:author="Christopher Richard Kruger" w:date="2019-02-25T15:33:00Z">
        <w:r w:rsidRPr="006B1C18">
          <w:rPr>
            <w:rStyle w:val="P-Code"/>
            <w:rPrChange w:id="474" w:author="Christopher Richard Kruger" w:date="2019-02-25T15:34:00Z">
              <w:rPr/>
            </w:rPrChange>
          </w:rPr>
          <w:t xml:space="preserve">    </w:t>
        </w:r>
        <w:proofErr w:type="spellStart"/>
        <w:proofErr w:type="gramStart"/>
        <w:r w:rsidRPr="006B1C18">
          <w:rPr>
            <w:rStyle w:val="P-Code"/>
            <w:rPrChange w:id="475" w:author="Christopher Richard Kruger" w:date="2019-02-25T15:34:00Z">
              <w:rPr/>
            </w:rPrChange>
          </w:rPr>
          <w:t>plt.scatter</w:t>
        </w:r>
        <w:proofErr w:type="spellEnd"/>
        <w:proofErr w:type="gramEnd"/>
        <w:r w:rsidRPr="006B1C18">
          <w:rPr>
            <w:rStyle w:val="P-Code"/>
            <w:rPrChange w:id="476" w:author="Christopher Richard Kruger" w:date="2019-02-25T15:34:00Z">
              <w:rPr/>
            </w:rPrChange>
          </w:rPr>
          <w:t>(X[:,0], X[:,1], c=</w:t>
        </w:r>
        <w:proofErr w:type="spellStart"/>
        <w:r w:rsidRPr="006B1C18">
          <w:rPr>
            <w:rStyle w:val="P-Code"/>
            <w:rPrChange w:id="477" w:author="Christopher Richard Kruger" w:date="2019-02-25T15:34:00Z">
              <w:rPr/>
            </w:rPrChange>
          </w:rPr>
          <w:t>db.fit_predict</w:t>
        </w:r>
        <w:proofErr w:type="spellEnd"/>
        <w:r w:rsidRPr="006B1C18">
          <w:rPr>
            <w:rStyle w:val="P-Code"/>
            <w:rPrChange w:id="478" w:author="Christopher Richard Kruger" w:date="2019-02-25T15:34:00Z">
              <w:rPr/>
            </w:rPrChange>
          </w:rPr>
          <w:t>(X))</w:t>
        </w:r>
      </w:ins>
    </w:p>
    <w:p w14:paraId="419C56AB" w14:textId="77777777" w:rsidR="006B1C18" w:rsidRPr="006B1C18" w:rsidRDefault="006B1C18" w:rsidP="006B1C18">
      <w:pPr>
        <w:pStyle w:val="P-Regular"/>
        <w:rPr>
          <w:ins w:id="479" w:author="Christopher Richard Kruger" w:date="2019-02-25T15:33:00Z"/>
          <w:rStyle w:val="P-Code"/>
          <w:rPrChange w:id="480" w:author="Christopher Richard Kruger" w:date="2019-02-25T15:34:00Z">
            <w:rPr>
              <w:ins w:id="481" w:author="Christopher Richard Kruger" w:date="2019-02-25T15:33:00Z"/>
            </w:rPr>
          </w:rPrChange>
        </w:rPr>
      </w:pPr>
      <w:ins w:id="482" w:author="Christopher Richard Kruger" w:date="2019-02-25T15:33:00Z">
        <w:r w:rsidRPr="006B1C18">
          <w:rPr>
            <w:rStyle w:val="P-Code"/>
            <w:rPrChange w:id="483" w:author="Christopher Richard Kruger" w:date="2019-02-25T15:34:00Z">
              <w:rPr/>
            </w:rPrChange>
          </w:rPr>
          <w:t xml:space="preserve">    </w:t>
        </w:r>
        <w:proofErr w:type="spellStart"/>
        <w:proofErr w:type="gramStart"/>
        <w:r w:rsidRPr="006B1C18">
          <w:rPr>
            <w:rStyle w:val="P-Code"/>
            <w:rPrChange w:id="484" w:author="Christopher Richard Kruger" w:date="2019-02-25T15:34:00Z">
              <w:rPr/>
            </w:rPrChange>
          </w:rPr>
          <w:t>plt.title</w:t>
        </w:r>
        <w:proofErr w:type="spellEnd"/>
        <w:proofErr w:type="gramEnd"/>
        <w:r w:rsidRPr="006B1C18">
          <w:rPr>
            <w:rStyle w:val="P-Code"/>
            <w:rPrChange w:id="485" w:author="Christopher Richard Kruger" w:date="2019-02-25T15:34:00Z">
              <w:rPr/>
            </w:rPrChange>
          </w:rPr>
          <w:t xml:space="preserve">('Toy Problem with eps: ' + </w:t>
        </w:r>
        <w:proofErr w:type="spellStart"/>
        <w:r w:rsidRPr="006B1C18">
          <w:rPr>
            <w:rStyle w:val="P-Code"/>
            <w:rPrChange w:id="486" w:author="Christopher Richard Kruger" w:date="2019-02-25T15:34:00Z">
              <w:rPr/>
            </w:rPrChange>
          </w:rPr>
          <w:t>str</w:t>
        </w:r>
        <w:proofErr w:type="spellEnd"/>
        <w:r w:rsidRPr="006B1C18">
          <w:rPr>
            <w:rStyle w:val="P-Code"/>
            <w:rPrChange w:id="487" w:author="Christopher Richard Kruger" w:date="2019-02-25T15:34:00Z">
              <w:rPr/>
            </w:rPrChange>
          </w:rPr>
          <w:t>(ep))</w:t>
        </w:r>
      </w:ins>
    </w:p>
    <w:p w14:paraId="07DFEF30" w14:textId="30D611BA" w:rsidR="006B1C18" w:rsidRDefault="006B1C18" w:rsidP="006B1C18">
      <w:pPr>
        <w:pStyle w:val="P-Regular"/>
        <w:rPr>
          <w:ins w:id="488" w:author="Christopher Richard Kruger" w:date="2019-02-25T15:34:00Z"/>
          <w:rStyle w:val="P-Code"/>
        </w:rPr>
      </w:pPr>
      <w:ins w:id="489" w:author="Christopher Richard Kruger" w:date="2019-02-25T15:33:00Z">
        <w:r w:rsidRPr="006B1C18">
          <w:rPr>
            <w:rStyle w:val="P-Code"/>
            <w:rPrChange w:id="490" w:author="Christopher Richard Kruger" w:date="2019-02-25T15:34:00Z">
              <w:rPr/>
            </w:rPrChange>
          </w:rPr>
          <w:t xml:space="preserve">    </w:t>
        </w:r>
        <w:proofErr w:type="spellStart"/>
        <w:proofErr w:type="gramStart"/>
        <w:r w:rsidRPr="006B1C18">
          <w:rPr>
            <w:rStyle w:val="P-Code"/>
            <w:rPrChange w:id="491" w:author="Christopher Richard Kruger" w:date="2019-02-25T15:34:00Z">
              <w:rPr/>
            </w:rPrChange>
          </w:rPr>
          <w:t>plt.show</w:t>
        </w:r>
        <w:proofErr w:type="spellEnd"/>
        <w:proofErr w:type="gramEnd"/>
        <w:r w:rsidRPr="006B1C18">
          <w:rPr>
            <w:rStyle w:val="P-Code"/>
            <w:rPrChange w:id="492" w:author="Christopher Richard Kruger" w:date="2019-02-25T15:34:00Z">
              <w:rPr/>
            </w:rPrChange>
          </w:rPr>
          <w:t>()</w:t>
        </w:r>
      </w:ins>
    </w:p>
    <w:p w14:paraId="1568A28B" w14:textId="5E12F176" w:rsidR="006B1C18" w:rsidRDefault="006B1C18" w:rsidP="006B1C18">
      <w:pPr>
        <w:pStyle w:val="P-Regular"/>
        <w:rPr>
          <w:ins w:id="493" w:author="Christopher Richard Kruger" w:date="2019-02-25T15:34:00Z"/>
        </w:rPr>
      </w:pPr>
      <w:ins w:id="494" w:author="Christopher Richard Kruger" w:date="2019-02-25T15:34:00Z">
        <w:r>
          <w:t>The above code results in the following two plots:</w:t>
        </w:r>
      </w:ins>
    </w:p>
    <w:p w14:paraId="17C62B70" w14:textId="522CE431" w:rsidR="006B1C18" w:rsidRDefault="006B1C18" w:rsidP="006B1C18">
      <w:pPr>
        <w:pStyle w:val="P-Regular"/>
        <w:jc w:val="center"/>
        <w:rPr>
          <w:ins w:id="495" w:author="Christopher Richard Kruger" w:date="2019-02-25T15:34:00Z"/>
        </w:rPr>
      </w:pPr>
      <w:ins w:id="496" w:author="Christopher Richard Kruger" w:date="2019-02-25T15:34:00Z">
        <w:r w:rsidRPr="006B1C18">
          <w:rPr>
            <w:noProof/>
          </w:rPr>
          <w:drawing>
            <wp:inline distT="0" distB="0" distL="0" distR="0" wp14:anchorId="4D24B3F4" wp14:editId="1F3F159D">
              <wp:extent cx="2523879" cy="3657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075" cy="3660783"/>
                      </a:xfrm>
                      <a:prstGeom prst="rect">
                        <a:avLst/>
                      </a:prstGeom>
                    </pic:spPr>
                  </pic:pic>
                </a:graphicData>
              </a:graphic>
            </wp:inline>
          </w:drawing>
        </w:r>
      </w:ins>
    </w:p>
    <w:p w14:paraId="40FB3354" w14:textId="112B1FE2" w:rsidR="006B1C18" w:rsidRDefault="006B1C18">
      <w:pPr>
        <w:pStyle w:val="P-Regular"/>
        <w:rPr>
          <w:ins w:id="497" w:author="Christopher Richard Kruger" w:date="2019-02-25T15:34:00Z"/>
        </w:rPr>
      </w:pPr>
      <w:ins w:id="498" w:author="Christopher Richard Kruger" w:date="2019-02-25T15:34:00Z">
        <w:r>
          <w:t>As you can see from the plots, setting our neighborhood size too small will cause everything to be seen as random noise</w:t>
        </w:r>
      </w:ins>
      <w:ins w:id="499" w:author="Christopher Richard Kruger" w:date="2019-02-25T15:35:00Z">
        <w:r>
          <w:t xml:space="preserve"> (purple points)</w:t>
        </w:r>
      </w:ins>
      <w:ins w:id="500" w:author="Christopher Richard Kruger" w:date="2019-02-25T15:34:00Z">
        <w:r>
          <w:t xml:space="preserve">. </w:t>
        </w:r>
      </w:ins>
      <w:ins w:id="501" w:author="Christopher Richard Kruger" w:date="2019-02-25T15:35:00Z">
        <w:r>
          <w:t>Bumping our neighborhood size up a little bit allows us to form clusters that make more sense. Try recreating the above plots and experiment with varying eps sizes.</w:t>
        </w:r>
      </w:ins>
    </w:p>
    <w:p w14:paraId="1F72E284" w14:textId="77777777" w:rsidR="006B1C18" w:rsidRPr="006B1C18" w:rsidRDefault="006B1C18">
      <w:pPr>
        <w:pStyle w:val="P-Regular"/>
        <w:rPr>
          <w:ins w:id="502" w:author="Christopher Richard Kruger" w:date="2019-01-29T09:45:00Z"/>
          <w:rFonts w:ascii="Lucida Console" w:hAnsi="Lucida Console"/>
          <w:shd w:val="clear" w:color="auto" w:fill="D5FC79"/>
          <w:rPrChange w:id="503" w:author="Christopher Richard Kruger" w:date="2019-02-25T15:34:00Z">
            <w:rPr>
              <w:ins w:id="504" w:author="Christopher Richard Kruger" w:date="2019-01-29T09:45:00Z"/>
            </w:rPr>
          </w:rPrChange>
        </w:rPr>
      </w:pPr>
    </w:p>
    <w:p w14:paraId="130D91B3" w14:textId="65F66CD9" w:rsidR="00912E89" w:rsidRDefault="0023745E" w:rsidP="00912E89">
      <w:pPr>
        <w:pStyle w:val="H2-General"/>
        <w:rPr>
          <w:ins w:id="505" w:author="Christopher Richard Kruger" w:date="2019-02-02T12:13:00Z"/>
        </w:rPr>
      </w:pPr>
      <w:ins w:id="506" w:author="Christopher Richard Kruger" w:date="2019-02-25T15:18:00Z">
        <w:r>
          <w:t>DBSCAN</w:t>
        </w:r>
      </w:ins>
      <w:ins w:id="507" w:author="Christopher Richard Kruger" w:date="2019-01-29T10:01:00Z">
        <w:r w:rsidR="00912E89">
          <w:t xml:space="preserve"> Attributes: </w:t>
        </w:r>
      </w:ins>
      <w:ins w:id="508" w:author="Christopher Richard Kruger" w:date="2019-02-25T15:18:00Z">
        <w:r>
          <w:t>Neighborhood Radius</w:t>
        </w:r>
      </w:ins>
    </w:p>
    <w:p w14:paraId="65373C34" w14:textId="32484A20" w:rsidR="00912E89" w:rsidRDefault="00912E89" w:rsidP="006B1C18">
      <w:pPr>
        <w:pStyle w:val="P-Regular"/>
        <w:rPr>
          <w:ins w:id="509" w:author="Christopher Richard Kruger" w:date="2019-02-25T15:38:00Z"/>
        </w:rPr>
      </w:pPr>
      <w:ins w:id="510" w:author="Christopher Richard Kruger" w:date="2019-01-29T10:01:00Z">
        <w:r>
          <w:t xml:space="preserve">In Exercise 1 you </w:t>
        </w:r>
      </w:ins>
      <w:ins w:id="511" w:author="Christopher Richard Kruger" w:date="2019-02-25T15:35:00Z">
        <w:r w:rsidR="006B1C18">
          <w:t xml:space="preserve">saw how impactful </w:t>
        </w:r>
      </w:ins>
      <w:ins w:id="512" w:author="Christopher Richard Kruger" w:date="2019-02-25T15:36:00Z">
        <w:r w:rsidR="006B1C18">
          <w:t xml:space="preserve">setting the proper neighborhood radius is on the performance of your DBSCAN implementation. If your neighborhood is too </w:t>
        </w:r>
      </w:ins>
      <w:ins w:id="513" w:author="Christopher Richard Kruger" w:date="2019-02-25T15:37:00Z">
        <w:r w:rsidR="006B1C18">
          <w:t>small,</w:t>
        </w:r>
      </w:ins>
      <w:ins w:id="514" w:author="Christopher Richard Kruger" w:date="2019-02-25T15:36:00Z">
        <w:r w:rsidR="006B1C18">
          <w:t xml:space="preserve"> then you will run into issues where all the data is left un-clustered. If you set your neighborhood too large</w:t>
        </w:r>
      </w:ins>
      <w:ins w:id="515" w:author="Christopher Richard Kruger" w:date="2019-02-25T15:37:00Z">
        <w:r w:rsidR="006B1C18">
          <w:t>,</w:t>
        </w:r>
      </w:ins>
      <w:ins w:id="516" w:author="Christopher Richard Kruger" w:date="2019-02-25T15:36:00Z">
        <w:r w:rsidR="006B1C18">
          <w:t xml:space="preserve"> then all of the data will similarly be grouped together into one cluster and not </w:t>
        </w:r>
      </w:ins>
      <w:ins w:id="517" w:author="Christopher Richard Kruger" w:date="2019-02-25T15:37:00Z">
        <w:r w:rsidR="006B1C18">
          <w:t xml:space="preserve">provide any value. </w:t>
        </w:r>
      </w:ins>
      <w:ins w:id="518" w:author="Christopher Richard Kruger" w:date="2019-02-25T15:36:00Z">
        <w:r w:rsidR="006B1C18">
          <w:t xml:space="preserve"> </w:t>
        </w:r>
      </w:ins>
      <w:ins w:id="519" w:author="Christopher Richard Kruger" w:date="2019-02-25T15:37:00Z">
        <w:r w:rsidR="006B1C18">
          <w:t xml:space="preserve">If you explored the above exercise further with your own </w:t>
        </w:r>
        <w:proofErr w:type="gramStart"/>
        <w:r w:rsidR="006B1C18">
          <w:t>eps</w:t>
        </w:r>
        <w:proofErr w:type="gramEnd"/>
        <w:r w:rsidR="006B1C18">
          <w:t xml:space="preserve"> sizes, </w:t>
        </w:r>
        <w:r w:rsidR="006B1C18">
          <w:lastRenderedPageBreak/>
          <w:t xml:space="preserve">you may have noticed that it is very difficult to land on great clustering using only the </w:t>
        </w:r>
      </w:ins>
      <w:ins w:id="520" w:author="Christopher Richard Kruger" w:date="2019-02-25T15:38:00Z">
        <w:r w:rsidR="006B1C18">
          <w:t>neighborhood size. This is where a minimum points threshold comes in handy. We will visit that topic later.</w:t>
        </w:r>
      </w:ins>
    </w:p>
    <w:p w14:paraId="1A507EED" w14:textId="354A09BA" w:rsidR="006B1C18" w:rsidRDefault="006B1C18" w:rsidP="006B1C18">
      <w:pPr>
        <w:pStyle w:val="P-Regular"/>
        <w:rPr>
          <w:ins w:id="521" w:author="Christopher Richard Kruger" w:date="2019-02-25T17:59:00Z"/>
        </w:rPr>
      </w:pPr>
      <w:ins w:id="522" w:author="Christopher Richard Kruger" w:date="2019-02-25T15:38:00Z">
        <w:r>
          <w:t>To go deeper into the neighborhood concept of DBSCAN let’s take a deeper look at the “eps” hyperparameter you pass at instantiation time. Eps stands for ep</w:t>
        </w:r>
      </w:ins>
      <w:ins w:id="523" w:author="Christopher Richard Kruger" w:date="2019-02-25T15:39:00Z">
        <w:r>
          <w:t xml:space="preserve">silon and is the distance that your algorithm will look within when searching for neighbors. This epsilon value is converted to a radius that sweeps around any given data </w:t>
        </w:r>
      </w:ins>
      <w:ins w:id="524" w:author="Christopher Richard Kruger" w:date="2019-02-25T15:40:00Z">
        <w:r>
          <w:t>point in a circular manner to serve as a neighborhood.</w:t>
        </w:r>
      </w:ins>
    </w:p>
    <w:p w14:paraId="7463EEE5" w14:textId="5DDFE2D7" w:rsidR="00D12018" w:rsidRDefault="00D12018">
      <w:pPr>
        <w:pStyle w:val="P-Regular"/>
        <w:jc w:val="center"/>
        <w:rPr>
          <w:ins w:id="525" w:author="Christopher Richard Kruger" w:date="2019-02-25T15:40:00Z"/>
        </w:rPr>
        <w:pPrChange w:id="526" w:author="Christopher Richard Kruger" w:date="2019-02-25T17:59:00Z">
          <w:pPr>
            <w:pStyle w:val="P-Regular"/>
          </w:pPr>
        </w:pPrChange>
      </w:pPr>
      <w:ins w:id="527" w:author="Christopher Richard Kruger" w:date="2019-02-25T17:59:00Z">
        <w:r w:rsidRPr="00D12018">
          <w:rPr>
            <w:noProof/>
          </w:rPr>
          <w:drawing>
            <wp:inline distT="0" distB="0" distL="0" distR="0" wp14:anchorId="710E4C76" wp14:editId="041AD8BB">
              <wp:extent cx="3457575" cy="228390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650" cy="2289237"/>
                      </a:xfrm>
                      <a:prstGeom prst="rect">
                        <a:avLst/>
                      </a:prstGeom>
                    </pic:spPr>
                  </pic:pic>
                </a:graphicData>
              </a:graphic>
            </wp:inline>
          </w:drawing>
        </w:r>
      </w:ins>
    </w:p>
    <w:p w14:paraId="755CE856" w14:textId="27BBDE66" w:rsidR="006B1C18" w:rsidRDefault="00D12018">
      <w:pPr>
        <w:pStyle w:val="IMG-Caption"/>
        <w:rPr>
          <w:ins w:id="528" w:author="Christopher Richard Kruger" w:date="2019-02-25T15:40:00Z"/>
        </w:rPr>
        <w:pPrChange w:id="529" w:author="Christopher Richard Kruger" w:date="2019-02-25T15:40:00Z">
          <w:pPr>
            <w:pStyle w:val="P-Regular"/>
          </w:pPr>
        </w:pPrChange>
      </w:pPr>
      <w:ins w:id="530" w:author="Christopher Richard Kruger" w:date="2019-02-25T17:59:00Z">
        <w:r>
          <w:t>Figure 3.</w:t>
        </w:r>
      </w:ins>
      <w:ins w:id="531" w:author="Christopher Richard Kruger" w:date="2019-02-25T18:07:00Z">
        <w:r>
          <w:t>2</w:t>
        </w:r>
      </w:ins>
      <w:ins w:id="532" w:author="Christopher Richard Kruger" w:date="2019-02-25T17:59:00Z">
        <w:r>
          <w:t>: Visualization of neighborhood radius where red circle is the neighborhood</w:t>
        </w:r>
      </w:ins>
      <w:ins w:id="533" w:author="Christopher Richard Kruger" w:date="2019-02-25T18:00:00Z">
        <w:r>
          <w:t>. In this instance there will be 4 neighbors of the center point.</w:t>
        </w:r>
      </w:ins>
    </w:p>
    <w:p w14:paraId="37F1C6E4" w14:textId="0B48CC02" w:rsidR="006B1C18" w:rsidRDefault="006B1C18" w:rsidP="006B1C18">
      <w:pPr>
        <w:pStyle w:val="P-Regular"/>
        <w:rPr>
          <w:ins w:id="534" w:author="Christopher Richard Kruger" w:date="2019-02-25T18:02:00Z"/>
        </w:rPr>
      </w:pPr>
      <w:ins w:id="535" w:author="Christopher Richard Kruger" w:date="2019-02-25T15:40:00Z">
        <w:r>
          <w:t xml:space="preserve">One key aspect to notice here is that the shape formed by your neighborhood search is a circle in two dimensions, and a sphere in three dimensions. This may impact the performance of your model simply based on how the data </w:t>
        </w:r>
      </w:ins>
      <w:ins w:id="536" w:author="Christopher Richard Kruger" w:date="2019-02-25T15:41:00Z">
        <w:r>
          <w:t xml:space="preserve">is structured. Once again blobs may seem like an intuitive structure to find – this may not always be the case. </w:t>
        </w:r>
        <w:proofErr w:type="gramStart"/>
        <w:r>
          <w:t>Fortunately</w:t>
        </w:r>
        <w:proofErr w:type="gramEnd"/>
        <w:r>
          <w:t xml:space="preserve"> DBSCAN is well equipped to handle this dilemma of clusters that you may be interested in that do not fit the explicit blob structure.</w:t>
        </w:r>
      </w:ins>
    </w:p>
    <w:p w14:paraId="02C71A09" w14:textId="3D4E3FB3" w:rsidR="00D12018" w:rsidRDefault="00D12018" w:rsidP="006B1C18">
      <w:pPr>
        <w:pStyle w:val="P-Regular"/>
        <w:rPr>
          <w:ins w:id="537" w:author="Christopher Richard Kruger" w:date="2019-02-25T15:41:00Z"/>
        </w:rPr>
      </w:pPr>
      <w:ins w:id="538" w:author="Christopher Richard Kruger" w:date="2019-02-25T18:02:00Z">
        <w:r w:rsidRPr="00D12018">
          <w:rPr>
            <w:noProof/>
          </w:rPr>
          <w:drawing>
            <wp:inline distT="0" distB="0" distL="0" distR="0" wp14:anchorId="7DEE8260" wp14:editId="6A798283">
              <wp:extent cx="6858000" cy="22332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233295"/>
                      </a:xfrm>
                      <a:prstGeom prst="rect">
                        <a:avLst/>
                      </a:prstGeom>
                    </pic:spPr>
                  </pic:pic>
                </a:graphicData>
              </a:graphic>
            </wp:inline>
          </w:drawing>
        </w:r>
      </w:ins>
    </w:p>
    <w:p w14:paraId="4F7B277D" w14:textId="6D4FBAE1" w:rsidR="006B1C18" w:rsidRDefault="00D12018">
      <w:pPr>
        <w:pStyle w:val="IMG-Caption"/>
        <w:rPr>
          <w:ins w:id="539" w:author="Christopher Richard Kruger" w:date="2019-01-29T10:02:00Z"/>
        </w:rPr>
        <w:pPrChange w:id="540" w:author="Christopher Richard Kruger" w:date="2019-02-25T15:42:00Z">
          <w:pPr>
            <w:pStyle w:val="P-Regular"/>
          </w:pPr>
        </w:pPrChange>
      </w:pPr>
      <w:ins w:id="541" w:author="Christopher Richard Kruger" w:date="2019-02-25T18:02:00Z">
        <w:r>
          <w:t>Figure 3.</w:t>
        </w:r>
      </w:ins>
      <w:ins w:id="542" w:author="Christopher Richard Kruger" w:date="2019-02-25T18:07:00Z">
        <w:r>
          <w:t>3</w:t>
        </w:r>
      </w:ins>
      <w:ins w:id="543" w:author="Christopher Richard Kruger" w:date="2019-02-25T18:02:00Z">
        <w:r>
          <w:t>: Impact of varying neighborhood radius size. On the left the data point will be classified as random noise. On the right the data point has multiple neighbors and could be its own cluster.</w:t>
        </w:r>
      </w:ins>
    </w:p>
    <w:p w14:paraId="74C5E099" w14:textId="4A7F1551" w:rsidR="009D734B" w:rsidRDefault="009D734B" w:rsidP="009D734B">
      <w:pPr>
        <w:pStyle w:val="H2-General"/>
        <w:rPr>
          <w:ins w:id="544" w:author="Christopher Richard Kruger" w:date="2019-01-29T10:02:00Z"/>
        </w:rPr>
      </w:pPr>
      <w:ins w:id="545" w:author="Christopher Richard Kruger" w:date="2019-01-29T10:02:00Z">
        <w:r>
          <w:t xml:space="preserve">Activity 1: </w:t>
        </w:r>
      </w:ins>
      <w:ins w:id="546" w:author="Christopher Richard Kruger" w:date="2019-02-25T15:17:00Z">
        <w:r w:rsidR="0023745E">
          <w:t>Implement DBSCAN from Scratch</w:t>
        </w:r>
      </w:ins>
      <w:ins w:id="547" w:author="Christopher Richard Kruger" w:date="2019-02-25T15:18:00Z">
        <w:r w:rsidR="0023745E">
          <w:t xml:space="preserve"> </w:t>
        </w:r>
      </w:ins>
    </w:p>
    <w:p w14:paraId="66464949" w14:textId="7C91954B" w:rsidR="009D734B" w:rsidRDefault="009D734B" w:rsidP="009D734B">
      <w:pPr>
        <w:pStyle w:val="P-Regular"/>
        <w:rPr>
          <w:ins w:id="548" w:author="Christopher Richard Kruger" w:date="2019-01-29T10:02:00Z"/>
        </w:rPr>
      </w:pPr>
      <w:ins w:id="549" w:author="Christopher Richard Kruger" w:date="2019-01-29T10:02:00Z">
        <w:r w:rsidRPr="009D734B">
          <w:rPr>
            <w:b/>
            <w:rPrChange w:id="550" w:author="Christopher Richard Kruger" w:date="2019-01-29T10:04:00Z">
              <w:rPr/>
            </w:rPrChange>
          </w:rPr>
          <w:t>Scenario:</w:t>
        </w:r>
        <w:r>
          <w:t xml:space="preserve"> You are given a data set without prior background information and are requested to find the </w:t>
        </w:r>
      </w:ins>
      <w:ins w:id="551" w:author="Christopher Richard Kruger" w:date="2019-02-25T15:43:00Z">
        <w:r w:rsidR="006B1C18">
          <w:t>clusters that fit the data set best.</w:t>
        </w:r>
      </w:ins>
      <w:ins w:id="552" w:author="Christopher Richard Kruger" w:date="2019-01-29T10:02:00Z">
        <w:r>
          <w:t xml:space="preserve"> </w:t>
        </w:r>
      </w:ins>
    </w:p>
    <w:p w14:paraId="5579A3FA" w14:textId="2867F18F" w:rsidR="009D734B" w:rsidRPr="009E72E9" w:rsidRDefault="009D734B">
      <w:pPr>
        <w:pStyle w:val="P-Regular"/>
        <w:rPr>
          <w:ins w:id="553" w:author="Christopher Richard Kruger" w:date="2019-01-26T12:22:00Z"/>
          <w:rPrChange w:id="554" w:author="Christopher Richard Kruger" w:date="2019-01-26T12:22:00Z">
            <w:rPr>
              <w:ins w:id="555" w:author="Christopher Richard Kruger" w:date="2019-01-26T12:22:00Z"/>
            </w:rPr>
          </w:rPrChange>
        </w:rPr>
        <w:pPrChange w:id="556" w:author="Christopher Richard Kruger" w:date="2019-01-29T09:52:00Z">
          <w:pPr>
            <w:pStyle w:val="H2-General"/>
          </w:pPr>
        </w:pPrChange>
      </w:pPr>
      <w:ins w:id="557" w:author="Christopher Richard Kruger" w:date="2019-01-29T10:02:00Z">
        <w:r w:rsidRPr="009D734B">
          <w:rPr>
            <w:b/>
            <w:rPrChange w:id="558" w:author="Christopher Richard Kruger" w:date="2019-01-29T10:04:00Z">
              <w:rPr/>
            </w:rPrChange>
          </w:rPr>
          <w:lastRenderedPageBreak/>
          <w:t>Aim:</w:t>
        </w:r>
        <w:r>
          <w:t xml:space="preserve"> Given what you’ve learned about </w:t>
        </w:r>
      </w:ins>
      <w:ins w:id="559" w:author="Christopher Richard Kruger" w:date="2019-02-25T15:43:00Z">
        <w:r w:rsidR="006B1C18">
          <w:t xml:space="preserve">DBSCAN and distance metrics from prior lessons, build an implementation of DBSCAN from scratch in Python. You are free to use </w:t>
        </w:r>
      </w:ins>
      <w:ins w:id="560" w:author="Christopher Richard Kruger" w:date="2019-02-25T16:33:00Z">
        <w:r w:rsidR="00F13E41">
          <w:t>N</w:t>
        </w:r>
      </w:ins>
      <w:ins w:id="561" w:author="Christopher Richard Kruger" w:date="2019-02-25T15:43:00Z">
        <w:r w:rsidR="006B1C18">
          <w:t>umPy and SciPy to evaluate distances here.</w:t>
        </w:r>
      </w:ins>
    </w:p>
    <w:p w14:paraId="4B3F4859" w14:textId="57CABA2B" w:rsidR="00D41DFE" w:rsidDel="009E72E9" w:rsidRDefault="00D71220" w:rsidP="00123998">
      <w:pPr>
        <w:pStyle w:val="P-Regular"/>
        <w:rPr>
          <w:del w:id="562" w:author="Christopher Richard Kruger" w:date="2019-01-26T12:19:00Z"/>
        </w:rPr>
      </w:pPr>
      <w:ins w:id="563" w:author="Rutuja Yerunkar" w:date="2018-11-22T15:47:00Z">
        <w:del w:id="564" w:author="Christopher Richard Kruger" w:date="2019-01-26T12:19:00Z">
          <w:r w:rsidDel="009E72E9">
            <w:delText xml:space="preserve">Scenario: </w:delText>
          </w:r>
        </w:del>
      </w:ins>
      <w:ins w:id="565" w:author="Rutuja Yerunkar" w:date="2018-11-22T15:59:00Z">
        <w:del w:id="566" w:author="Christopher Richard Kruger" w:date="2019-01-26T12:19:00Z">
          <w:r w:rsidR="00805F34" w:rsidDel="009E72E9">
            <w:delText>You are given two-dimensional plots. P</w:delText>
          </w:r>
        </w:del>
      </w:ins>
      <w:ins w:id="567" w:author="Rutuja Yerunkar" w:date="2018-11-22T14:33:00Z">
        <w:del w:id="568" w:author="Christopher Richard Kruger" w:date="2019-01-26T12:19:00Z">
          <w:r w:rsidR="00805F34" w:rsidDel="009E72E9">
            <w:delText>lease look at the provided two</w:delText>
          </w:r>
          <w:r w:rsidR="00123998" w:rsidDel="009E72E9">
            <w:delText xml:space="preserve">-dimensional graphs and </w:delText>
          </w:r>
        </w:del>
      </w:ins>
      <w:ins w:id="569" w:author="Rutuja Yerunkar" w:date="2018-11-22T15:59:00Z">
        <w:del w:id="570" w:author="Christopher Richard Kruger" w:date="2019-01-26T12:19:00Z">
          <w:r w:rsidR="00805F34" w:rsidDel="009E72E9">
            <w:delText>identify the</w:delText>
          </w:r>
        </w:del>
      </w:ins>
      <w:ins w:id="571" w:author="Rutuja Yerunkar" w:date="2018-11-22T16:00:00Z">
        <w:del w:id="572" w:author="Christopher Richard Kruger" w:date="2019-01-26T12:19:00Z">
          <w:r w:rsidR="00805F34" w:rsidDel="009E72E9">
            <w:delText xml:space="preserve"> cluster</w:delText>
          </w:r>
        </w:del>
      </w:ins>
      <w:ins w:id="573" w:author="Rutuja Yerunkar" w:date="2018-11-22T16:01:00Z">
        <w:del w:id="574" w:author="Christopher Richard Kruger" w:date="2019-01-26T12:19:00Z">
          <w:r w:rsidR="00805F34" w:rsidDel="009E72E9">
            <w:delText>s, to drive the point home that machine learning is important</w:delText>
          </w:r>
        </w:del>
      </w:ins>
    </w:p>
    <w:p w14:paraId="55C7649C" w14:textId="6F3DE153" w:rsidR="00123998" w:rsidDel="009E72E9" w:rsidRDefault="00D41DFE" w:rsidP="00123998">
      <w:pPr>
        <w:pStyle w:val="P-Regular"/>
        <w:rPr>
          <w:ins w:id="575" w:author="Rutuja Yerunkar" w:date="2018-11-22T14:33:00Z"/>
          <w:del w:id="576" w:author="Christopher Richard Kruger" w:date="2019-01-26T12:19:00Z"/>
        </w:rPr>
      </w:pPr>
      <w:del w:id="577" w:author="Christopher Richard Kruger" w:date="2019-01-26T12:19:00Z">
        <w:r w:rsidDel="009E72E9">
          <w:delText xml:space="preserve">Aim: </w:delText>
        </w:r>
      </w:del>
      <w:del w:id="578" w:author="Christopher Richard Kruger" w:date="2019-01-15T15:10:00Z">
        <w:r w:rsidRPr="00AB477E" w:rsidDel="004434DF">
          <w:rPr>
            <w:b/>
            <w:rPrChange w:id="579" w:author="Christopher Richard Kruger" w:date="2019-01-15T16:09:00Z">
              <w:rPr/>
            </w:rPrChange>
          </w:rPr>
          <w:delText>To</w:delText>
        </w:r>
      </w:del>
      <w:ins w:id="580" w:author="Rutuja Yerunkar" w:date="2018-11-22T15:47:00Z">
        <w:del w:id="581" w:author="Christopher Richard Kruger" w:date="2019-01-15T15:10:00Z">
          <w:r w:rsidR="00A42F85" w:rsidRPr="00AB477E" w:rsidDel="004434DF">
            <w:rPr>
              <w:b/>
              <w:rPrChange w:id="582" w:author="Christopher Richard Kruger" w:date="2019-01-15T16:09:00Z">
                <w:rPr/>
              </w:rPrChange>
            </w:rPr>
            <w:delText xml:space="preserve"> </w:delText>
          </w:r>
        </w:del>
      </w:ins>
      <w:ins w:id="583" w:author="Rutuja Yerunkar" w:date="2018-11-22T14:33:00Z">
        <w:del w:id="584" w:author="Christopher Richard Kruger" w:date="2019-01-26T12:19:00Z">
          <w:r w:rsidR="00123998" w:rsidDel="009E72E9">
            <w:delText>identify where</w:delText>
          </w:r>
          <w:r w:rsidR="00A42F85" w:rsidDel="009E72E9">
            <w:delText xml:space="preserve"> the clusters exist in the data.</w:delText>
          </w:r>
        </w:del>
      </w:ins>
    </w:p>
    <w:p w14:paraId="5D6B8C30" w14:textId="33FA28DC" w:rsidR="00123998" w:rsidDel="009E72E9" w:rsidRDefault="00123998" w:rsidP="0005650F">
      <w:pPr>
        <w:pStyle w:val="P-Regular"/>
        <w:rPr>
          <w:ins w:id="585" w:author="Rutuja Yerunkar" w:date="2018-11-22T14:33:00Z"/>
          <w:del w:id="586" w:author="Christopher Richard Kruger" w:date="2019-01-26T12:19:00Z"/>
        </w:rPr>
      </w:pPr>
    </w:p>
    <w:p w14:paraId="19A0B732" w14:textId="1392E3B6" w:rsidR="00323F5D" w:rsidDel="009E72E9" w:rsidRDefault="00123998">
      <w:pPr>
        <w:pStyle w:val="P-Regular"/>
        <w:jc w:val="center"/>
        <w:rPr>
          <w:ins w:id="587" w:author="Rutuja Yerunkar" w:date="2018-11-22T16:38:00Z"/>
          <w:del w:id="588" w:author="Christopher Richard Kruger" w:date="2019-01-26T12:19:00Z"/>
          <w:noProof/>
        </w:rPr>
        <w:pPrChange w:id="589" w:author="Christopher Richard Kruger" w:date="2018-11-23T11:33:00Z">
          <w:pPr>
            <w:pStyle w:val="P-Regular"/>
          </w:pPr>
        </w:pPrChange>
      </w:pPr>
      <w:ins w:id="590" w:author="Rutuja Yerunkar" w:date="2018-11-22T14:33:00Z">
        <w:del w:id="591" w:author="Christopher Richard Kruger" w:date="2019-01-26T12:19:00Z">
          <w:r w:rsidRPr="00A67081" w:rsidDel="009E72E9">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6015" cy="2110246"/>
                        </a:xfrm>
                        <a:prstGeom prst="rect">
                          <a:avLst/>
                        </a:prstGeom>
                      </pic:spPr>
                    </pic:pic>
                  </a:graphicData>
                </a:graphic>
              </wp:inline>
            </w:drawing>
          </w:r>
        </w:del>
      </w:ins>
    </w:p>
    <w:p w14:paraId="12061555" w14:textId="40694BC4" w:rsidR="00323F5D" w:rsidDel="009E72E9" w:rsidRDefault="00323F5D">
      <w:pPr>
        <w:pStyle w:val="IMG-Caption"/>
        <w:rPr>
          <w:ins w:id="592" w:author="Rutuja Yerunkar" w:date="2018-11-22T16:37:00Z"/>
          <w:del w:id="593" w:author="Christopher Richard Kruger" w:date="2019-01-26T12:19:00Z"/>
          <w:noProof/>
          <w:lang w:val="en-IN" w:eastAsia="en-IN"/>
        </w:rPr>
        <w:pPrChange w:id="594" w:author="Christopher Richard Kruger" w:date="2019-01-17T10:46:00Z">
          <w:pPr>
            <w:pStyle w:val="P-Regular"/>
          </w:pPr>
        </w:pPrChange>
      </w:pPr>
      <w:ins w:id="595" w:author="Rutuja Yerunkar" w:date="2018-11-22T16:38:00Z">
        <w:del w:id="596" w:author="Christopher Richard Kruger" w:date="2019-01-26T12:19:00Z">
          <w:r w:rsidDel="009E72E9">
            <w:rPr>
              <w:noProof/>
            </w:rPr>
            <w:delText xml:space="preserve">Figure1.5 Two-dimensional </w:delText>
          </w:r>
        </w:del>
      </w:ins>
      <w:ins w:id="597" w:author="Rutuja Yerunkar" w:date="2018-11-22T16:39:00Z">
        <w:del w:id="598" w:author="Christopher Richard Kruger" w:date="2019-01-26T12:19:00Z">
          <w:r w:rsidDel="009E72E9">
            <w:rPr>
              <w:noProof/>
            </w:rPr>
            <w:delText>s</w:delText>
          </w:r>
        </w:del>
      </w:ins>
      <w:ins w:id="599" w:author="Rutuja Yerunkar" w:date="2018-11-22T16:38:00Z">
        <w:del w:id="600" w:author="Christopher Richard Kruger" w:date="2019-01-26T12:19:00Z">
          <w:r w:rsidDel="009E72E9">
            <w:rPr>
              <w:noProof/>
            </w:rPr>
            <w:delText>catter-plot</w:delText>
          </w:r>
        </w:del>
      </w:ins>
    </w:p>
    <w:p w14:paraId="01EDED46" w14:textId="332F76DF" w:rsidR="00123998" w:rsidDel="009C4699" w:rsidRDefault="00123998">
      <w:pPr>
        <w:pStyle w:val="P-Regular"/>
        <w:jc w:val="center"/>
        <w:rPr>
          <w:ins w:id="601" w:author="Rutuja Yerunkar" w:date="2018-11-22T16:39:00Z"/>
          <w:del w:id="602" w:author="Christopher Richard Kruger" w:date="2018-11-22T16:38:00Z"/>
        </w:rPr>
        <w:pPrChange w:id="603" w:author="Christopher Richard Kruger" w:date="2018-11-23T11:33:00Z">
          <w:pPr>
            <w:pStyle w:val="P-Regular"/>
          </w:pPr>
        </w:pPrChange>
      </w:pPr>
      <w:ins w:id="604" w:author="Rutuja Yerunkar" w:date="2018-11-22T14:33:00Z">
        <w:del w:id="605"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606" w:author="Rutuja Yerunkar" w:date="2018-11-22T14:33:00Z"/>
          <w:del w:id="607" w:author="Christopher Richard Kruger" w:date="2018-11-22T16:38:00Z"/>
        </w:rPr>
        <w:pPrChange w:id="608" w:author="Christopher Richard Kruger" w:date="2018-11-23T11:33:00Z">
          <w:pPr>
            <w:pStyle w:val="P-Regular"/>
          </w:pPr>
        </w:pPrChange>
      </w:pPr>
      <w:ins w:id="609" w:author="Rutuja Yerunkar" w:date="2018-11-22T16:39:00Z">
        <w:del w:id="610" w:author="Christopher Richard Kruger" w:date="2018-11-22T16:38:00Z">
          <w:r w:rsidDel="009C4699">
            <w:rPr>
              <w:noProof/>
            </w:rPr>
            <w:delText>Figure1.6 Two-dimensional scatter-plot</w:delText>
          </w:r>
        </w:del>
      </w:ins>
    </w:p>
    <w:p w14:paraId="1FB4561F" w14:textId="228C87EE" w:rsidR="00123998" w:rsidDel="009E72E9" w:rsidRDefault="00123998">
      <w:pPr>
        <w:pStyle w:val="P-Regular"/>
        <w:jc w:val="center"/>
        <w:rPr>
          <w:ins w:id="611" w:author="Rutuja Yerunkar" w:date="2018-11-22T14:33:00Z"/>
          <w:del w:id="612" w:author="Christopher Richard Kruger" w:date="2019-01-26T12:19:00Z"/>
        </w:rPr>
        <w:pPrChange w:id="613" w:author="Christopher Richard Kruger" w:date="2018-11-23T11:33:00Z">
          <w:pPr>
            <w:pStyle w:val="P-Regular"/>
          </w:pPr>
        </w:pPrChange>
      </w:pPr>
    </w:p>
    <w:p w14:paraId="42E040A9" w14:textId="6EB928AF" w:rsidR="00323F5D" w:rsidDel="009E72E9" w:rsidRDefault="00123998">
      <w:pPr>
        <w:pStyle w:val="P-Regular"/>
        <w:jc w:val="center"/>
        <w:rPr>
          <w:ins w:id="614" w:author="Rutuja Yerunkar" w:date="2018-11-22T16:39:00Z"/>
          <w:del w:id="615" w:author="Christopher Richard Kruger" w:date="2019-01-26T12:19:00Z"/>
          <w:noProof/>
        </w:rPr>
        <w:pPrChange w:id="616" w:author="Christopher Richard Kruger" w:date="2018-11-23T11:33:00Z">
          <w:pPr>
            <w:pStyle w:val="P-Regular"/>
          </w:pPr>
        </w:pPrChange>
      </w:pPr>
      <w:ins w:id="617" w:author="Rutuja Yerunkar" w:date="2018-11-22T14:33:00Z">
        <w:del w:id="618" w:author="Christopher Richard Kruger" w:date="2019-01-26T12:19:00Z">
          <w:r w:rsidRPr="00A67081" w:rsidDel="009E72E9">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595" cy="2053447"/>
                        </a:xfrm>
                        <a:prstGeom prst="rect">
                          <a:avLst/>
                        </a:prstGeom>
                      </pic:spPr>
                    </pic:pic>
                  </a:graphicData>
                </a:graphic>
              </wp:inline>
            </w:drawing>
          </w:r>
        </w:del>
      </w:ins>
    </w:p>
    <w:p w14:paraId="4C949267" w14:textId="0AEE9BC3" w:rsidR="00323F5D" w:rsidDel="009E72E9" w:rsidRDefault="00323F5D">
      <w:pPr>
        <w:pStyle w:val="IMG-Caption"/>
        <w:rPr>
          <w:ins w:id="619" w:author="Rutuja Yerunkar" w:date="2018-11-22T16:37:00Z"/>
          <w:del w:id="620" w:author="Christopher Richard Kruger" w:date="2019-01-26T12:19:00Z"/>
          <w:noProof/>
          <w:lang w:val="en-IN" w:eastAsia="en-IN"/>
        </w:rPr>
        <w:pPrChange w:id="621" w:author="Christopher Richard Kruger" w:date="2019-01-17T10:46:00Z">
          <w:pPr>
            <w:pStyle w:val="P-Regular"/>
          </w:pPr>
        </w:pPrChange>
      </w:pPr>
      <w:ins w:id="622" w:author="Rutuja Yerunkar" w:date="2018-11-22T16:39:00Z">
        <w:del w:id="623" w:author="Christopher Richard Kruger" w:date="2019-01-26T12:19:00Z">
          <w:r w:rsidDel="009E72E9">
            <w:rPr>
              <w:noProof/>
            </w:rPr>
            <w:delText>Figure1.</w:delText>
          </w:r>
        </w:del>
        <w:del w:id="624" w:author="Christopher Richard Kruger" w:date="2018-11-22T16:38:00Z">
          <w:r w:rsidDel="009C4699">
            <w:rPr>
              <w:noProof/>
            </w:rPr>
            <w:delText>7</w:delText>
          </w:r>
        </w:del>
        <w:del w:id="625" w:author="Christopher Richard Kruger" w:date="2019-01-26T12:19:00Z">
          <w:r w:rsidDel="009E72E9">
            <w:rPr>
              <w:noProof/>
            </w:rPr>
            <w:delText xml:space="preserve"> Two-dimensional scatter-plot</w:delText>
          </w:r>
        </w:del>
      </w:ins>
    </w:p>
    <w:p w14:paraId="6458A5E0" w14:textId="7EDA4B92" w:rsidR="00123998" w:rsidDel="009E72E9" w:rsidRDefault="00123998">
      <w:pPr>
        <w:pStyle w:val="P-Regular"/>
        <w:jc w:val="center"/>
        <w:rPr>
          <w:ins w:id="626" w:author="Rutuja Yerunkar" w:date="2018-11-22T16:39:00Z"/>
          <w:del w:id="627" w:author="Christopher Richard Kruger" w:date="2019-01-26T12:19:00Z"/>
          <w:noProof/>
        </w:rPr>
        <w:pPrChange w:id="628" w:author="Christopher Richard Kruger" w:date="2018-11-23T11:33:00Z">
          <w:pPr>
            <w:pStyle w:val="P-Regular"/>
          </w:pPr>
        </w:pPrChange>
      </w:pPr>
      <w:ins w:id="629" w:author="Rutuja Yerunkar" w:date="2018-11-22T14:33:00Z">
        <w:del w:id="630"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631" w:author="Rutuja Yerunkar" w:date="2018-11-22T14:33:00Z"/>
          <w:del w:id="632" w:author="Christopher Richard Kruger" w:date="2018-11-22T16:39:00Z"/>
          <w:noProof/>
        </w:rPr>
        <w:pPrChange w:id="633" w:author="Christopher Richard Kruger" w:date="2018-11-23T11:33:00Z">
          <w:pPr>
            <w:pStyle w:val="P-Regular"/>
          </w:pPr>
        </w:pPrChange>
      </w:pPr>
      <w:ins w:id="634" w:author="Rutuja Yerunkar" w:date="2018-11-22T16:39:00Z">
        <w:del w:id="635" w:author="Christopher Richard Kruger" w:date="2018-11-22T16:39:00Z">
          <w:r w:rsidDel="009C4699">
            <w:rPr>
              <w:noProof/>
            </w:rPr>
            <w:delText>Figure1.8 Two-dimensional scatter-plot</w:delText>
          </w:r>
        </w:del>
      </w:ins>
    </w:p>
    <w:p w14:paraId="737BADE6" w14:textId="6752F4A6" w:rsidR="00323F5D" w:rsidDel="009E72E9" w:rsidRDefault="00123998">
      <w:pPr>
        <w:pStyle w:val="P-Regular"/>
        <w:jc w:val="center"/>
        <w:rPr>
          <w:ins w:id="636" w:author="Rutuja Yerunkar" w:date="2018-11-22T16:39:00Z"/>
          <w:del w:id="637" w:author="Christopher Richard Kruger" w:date="2019-01-26T12:19:00Z"/>
          <w:noProof/>
          <w:lang w:val="en-IN" w:eastAsia="en-IN"/>
        </w:rPr>
        <w:pPrChange w:id="638" w:author="Christopher Richard Kruger" w:date="2018-11-23T11:33:00Z">
          <w:pPr>
            <w:pStyle w:val="P-Regular"/>
          </w:pPr>
        </w:pPrChange>
      </w:pPr>
      <w:ins w:id="639" w:author="Rutuja Yerunkar" w:date="2018-11-22T14:33:00Z">
        <w:del w:id="640" w:author="Christopher Richard Kruger" w:date="2019-01-26T12:19:00Z">
          <w:r w:rsidRPr="00A67081" w:rsidDel="009E72E9">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697" cy="2072348"/>
                        </a:xfrm>
                        <a:prstGeom prst="rect">
                          <a:avLst/>
                        </a:prstGeom>
                      </pic:spPr>
                    </pic:pic>
                  </a:graphicData>
                </a:graphic>
              </wp:inline>
            </w:drawing>
          </w:r>
        </w:del>
      </w:ins>
    </w:p>
    <w:p w14:paraId="7F010676" w14:textId="69C56420" w:rsidR="00367119" w:rsidDel="009E72E9" w:rsidRDefault="00323F5D">
      <w:pPr>
        <w:pStyle w:val="P-Regular"/>
        <w:jc w:val="center"/>
        <w:rPr>
          <w:ins w:id="641" w:author="Rutuja Yerunkar" w:date="2018-11-22T16:38:00Z"/>
          <w:del w:id="642" w:author="Christopher Richard Kruger" w:date="2019-01-26T12:19:00Z"/>
          <w:noProof/>
          <w:lang w:val="en-IN" w:eastAsia="en-IN"/>
        </w:rPr>
        <w:pPrChange w:id="643" w:author="Christopher Richard Kruger" w:date="2018-11-23T11:33:00Z">
          <w:pPr>
            <w:pStyle w:val="P-Regular"/>
          </w:pPr>
        </w:pPrChange>
      </w:pPr>
      <w:ins w:id="644" w:author="Rutuja Yerunkar" w:date="2018-11-22T16:39:00Z">
        <w:del w:id="645" w:author="Christopher Richard Kruger" w:date="2019-01-26T12:19:00Z">
          <w:r w:rsidDel="009E72E9">
            <w:rPr>
              <w:noProof/>
            </w:rPr>
            <w:delText>Figure1.</w:delText>
          </w:r>
        </w:del>
        <w:del w:id="646" w:author="Christopher Richard Kruger" w:date="2018-11-22T16:39:00Z">
          <w:r w:rsidDel="009C4699">
            <w:rPr>
              <w:noProof/>
            </w:rPr>
            <w:delText>9</w:delText>
          </w:r>
        </w:del>
        <w:del w:id="647" w:author="Christopher Richard Kruger" w:date="2019-01-26T12:19:00Z">
          <w:r w:rsidDel="009E72E9">
            <w:rPr>
              <w:noProof/>
            </w:rPr>
            <w:delText xml:space="preserve"> Two-dimensional scatter-plot</w:delText>
          </w:r>
        </w:del>
      </w:ins>
    </w:p>
    <w:p w14:paraId="37E05F36" w14:textId="2B409E18" w:rsidR="00123998" w:rsidDel="00367119" w:rsidRDefault="00123998" w:rsidP="0080424C">
      <w:pPr>
        <w:pStyle w:val="P-Regular"/>
        <w:rPr>
          <w:del w:id="648" w:author="Christopher Richard Kruger" w:date="2018-11-22T16:39:00Z"/>
        </w:rPr>
      </w:pPr>
      <w:ins w:id="649" w:author="Rutuja Yerunkar" w:date="2018-11-22T14:33:00Z">
        <w:del w:id="650"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1179" cy="2062736"/>
                        </a:xfrm>
                        <a:prstGeom prst="rect">
                          <a:avLst/>
                        </a:prstGeom>
                      </pic:spPr>
                    </pic:pic>
                  </a:graphicData>
                </a:graphic>
              </wp:inline>
            </w:drawing>
          </w:r>
        </w:del>
      </w:ins>
    </w:p>
    <w:p w14:paraId="53DAD279" w14:textId="52C773BD" w:rsidR="00323F5D" w:rsidDel="009C4699" w:rsidRDefault="00323F5D" w:rsidP="00123998">
      <w:pPr>
        <w:pStyle w:val="P-Regular"/>
        <w:rPr>
          <w:ins w:id="651" w:author="Rutuja Yerunkar" w:date="2018-11-22T14:33:00Z"/>
          <w:del w:id="652" w:author="Christopher Richard Kruger" w:date="2018-11-22T16:39:00Z"/>
        </w:rPr>
      </w:pPr>
      <w:ins w:id="653" w:author="Rutuja Yerunkar" w:date="2018-11-22T16:39:00Z">
        <w:del w:id="654" w:author="Christopher Richard Kruger" w:date="2018-11-22T16:39:00Z">
          <w:r w:rsidDel="009C4699">
            <w:rPr>
              <w:noProof/>
            </w:rPr>
            <w:delText>Figure1.10 Two-dimensional scatter-plot</w:delText>
          </w:r>
        </w:del>
      </w:ins>
    </w:p>
    <w:p w14:paraId="35B1767B" w14:textId="3A29010C" w:rsidR="00123998" w:rsidDel="009E72E9" w:rsidRDefault="00123998" w:rsidP="0080424C">
      <w:pPr>
        <w:pStyle w:val="P-Regular"/>
        <w:rPr>
          <w:del w:id="655" w:author="Christopher Richard Kruger" w:date="2019-01-26T12:19:00Z"/>
        </w:rPr>
      </w:pPr>
    </w:p>
    <w:p w14:paraId="77761F18" w14:textId="4E3B1520" w:rsidR="00245420" w:rsidRDefault="0023745E" w:rsidP="00245420">
      <w:pPr>
        <w:pStyle w:val="H2-General"/>
        <w:rPr>
          <w:ins w:id="656" w:author="Christopher Richard Kruger" w:date="2019-02-25T15:47:00Z"/>
        </w:rPr>
      </w:pPr>
      <w:ins w:id="657" w:author="Christopher Richard Kruger" w:date="2019-02-25T15:18:00Z">
        <w:r>
          <w:t>DBSCAN</w:t>
        </w:r>
      </w:ins>
      <w:ins w:id="658" w:author="Christopher Richard Kruger" w:date="2019-01-26T16:27:00Z">
        <w:r w:rsidR="00245420">
          <w:t xml:space="preserve"> Attributes: </w:t>
        </w:r>
      </w:ins>
      <w:ins w:id="659" w:author="Christopher Richard Kruger" w:date="2019-02-25T15:18:00Z">
        <w:r>
          <w:t>Minimum Points</w:t>
        </w:r>
      </w:ins>
    </w:p>
    <w:p w14:paraId="4BA64C9C" w14:textId="79825960" w:rsidR="00BB66DF" w:rsidRDefault="00BB66DF" w:rsidP="00BB66DF">
      <w:pPr>
        <w:pStyle w:val="P-Regular"/>
        <w:rPr>
          <w:ins w:id="660" w:author="Christopher Richard Kruger" w:date="2019-02-25T16:35:00Z"/>
        </w:rPr>
      </w:pPr>
      <w:ins w:id="661" w:author="Christopher Richard Kruger" w:date="2019-02-25T15:47:00Z">
        <w:r>
          <w:t>The other core component to a successful implementation of DBSCAN beyond the neighborhood radius is the minimum number of points required to justify mem</w:t>
        </w:r>
      </w:ins>
      <w:ins w:id="662" w:author="Christopher Richard Kruger" w:date="2019-02-25T15:48:00Z">
        <w:r>
          <w:t xml:space="preserve">bership within a cluster. </w:t>
        </w:r>
      </w:ins>
      <w:ins w:id="663" w:author="Christopher Richard Kruger" w:date="2019-02-25T16:33:00Z">
        <w:r w:rsidR="00F13E41">
          <w:t>As mentioned earlier, this lower bound more obviously benefits your algorithm when it comes to sparser data sets. That’s not to say it is a useless parameter when you</w:t>
        </w:r>
      </w:ins>
      <w:ins w:id="664" w:author="Christopher Richard Kruger" w:date="2019-02-25T16:34:00Z">
        <w:r w:rsidR="00F13E41">
          <w:t xml:space="preserve"> have very dense data however – while having single data points randomly interspersed through your feature space can be easily bucketed as “noise,” it becomes more of a gray area when we have random patches of 2-3 points for exampl</w:t>
        </w:r>
      </w:ins>
      <w:ins w:id="665" w:author="Christopher Richard Kruger" w:date="2019-02-25T16:35:00Z">
        <w:r w:rsidR="00F13E41">
          <w:t xml:space="preserve">e. Should these data points be their own cluster, or also categorized as noise? Minimum points thresholding helps solve this problem. </w:t>
        </w:r>
      </w:ins>
    </w:p>
    <w:p w14:paraId="18ABA965" w14:textId="7FC5C1DE" w:rsidR="00F13E41" w:rsidRDefault="00F13E41" w:rsidP="00BB66DF">
      <w:pPr>
        <w:pStyle w:val="P-Regular"/>
        <w:rPr>
          <w:ins w:id="666" w:author="Christopher Richard Kruger" w:date="2019-02-25T17:56:00Z"/>
        </w:rPr>
      </w:pPr>
      <w:ins w:id="667" w:author="Christopher Richard Kruger" w:date="2019-02-25T16:35:00Z">
        <w:r>
          <w:t>In the Sci-Kit Learn implementation of DBSCAN this hyperparameter is seen in the “</w:t>
        </w:r>
        <w:proofErr w:type="spellStart"/>
        <w:r>
          <w:t>min_samples</w:t>
        </w:r>
        <w:proofErr w:type="spellEnd"/>
        <w:r>
          <w:t>” field passed on D</w:t>
        </w:r>
      </w:ins>
      <w:ins w:id="668" w:author="Christopher Richard Kruger" w:date="2019-02-25T16:36:00Z">
        <w:r>
          <w:t>BSCAN instance creation. This field is very valuable to play with in tandem with the neighborhood radius size hyperparameter to fully round out your density-based clustering approach.</w:t>
        </w:r>
      </w:ins>
    </w:p>
    <w:p w14:paraId="60AB51D0" w14:textId="2C94D2B7" w:rsidR="00D12018" w:rsidRDefault="00D12018">
      <w:pPr>
        <w:pStyle w:val="P-Regular"/>
        <w:jc w:val="center"/>
        <w:rPr>
          <w:ins w:id="669" w:author="Christopher Richard Kruger" w:date="2019-02-25T16:39:00Z"/>
        </w:rPr>
        <w:pPrChange w:id="670" w:author="Christopher Richard Kruger" w:date="2019-02-25T17:57:00Z">
          <w:pPr>
            <w:pStyle w:val="P-Regular"/>
          </w:pPr>
        </w:pPrChange>
      </w:pPr>
      <w:ins w:id="671" w:author="Christopher Richard Kruger" w:date="2019-02-25T17:56:00Z">
        <w:r w:rsidRPr="00D12018">
          <w:rPr>
            <w:noProof/>
          </w:rPr>
          <w:drawing>
            <wp:inline distT="0" distB="0" distL="0" distR="0" wp14:anchorId="6464842E" wp14:editId="285A8FC4">
              <wp:extent cx="5600700" cy="18243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5830" cy="1835819"/>
                      </a:xfrm>
                      <a:prstGeom prst="rect">
                        <a:avLst/>
                      </a:prstGeom>
                    </pic:spPr>
                  </pic:pic>
                </a:graphicData>
              </a:graphic>
            </wp:inline>
          </w:drawing>
        </w:r>
      </w:ins>
    </w:p>
    <w:p w14:paraId="40B3BD23" w14:textId="26C1430D" w:rsidR="00F13E41" w:rsidRDefault="00F13E41">
      <w:pPr>
        <w:pStyle w:val="IMG-Caption"/>
        <w:rPr>
          <w:ins w:id="672" w:author="Christopher Richard Kruger" w:date="2019-02-25T16:36:00Z"/>
        </w:rPr>
        <w:pPrChange w:id="673" w:author="Christopher Richard Kruger" w:date="2019-02-25T16:40:00Z">
          <w:pPr>
            <w:pStyle w:val="P-Regular"/>
          </w:pPr>
        </w:pPrChange>
      </w:pPr>
      <w:ins w:id="674" w:author="Christopher Richard Kruger" w:date="2019-02-25T16:39:00Z">
        <w:r>
          <w:t xml:space="preserve">Figure </w:t>
        </w:r>
      </w:ins>
      <w:ins w:id="675" w:author="Christopher Richard Kruger" w:date="2019-02-25T18:03:00Z">
        <w:r w:rsidR="00D12018">
          <w:t>3.</w:t>
        </w:r>
      </w:ins>
      <w:ins w:id="676" w:author="Christopher Richard Kruger" w:date="2019-02-25T18:07:00Z">
        <w:r w:rsidR="00D12018">
          <w:t>4</w:t>
        </w:r>
      </w:ins>
      <w:ins w:id="677" w:author="Christopher Richard Kruger" w:date="2019-02-25T18:03:00Z">
        <w:r w:rsidR="00D12018">
          <w:t>: Minimum points threshold deciding whether a group of data points is noise or a cluster. On the right, if minimum points threshold is 10 points it will clas</w:t>
        </w:r>
      </w:ins>
      <w:ins w:id="678" w:author="Christopher Richard Kruger" w:date="2019-02-25T18:04:00Z">
        <w:r w:rsidR="00D12018">
          <w:t>sify data in this neighborhood as noise.</w:t>
        </w:r>
      </w:ins>
    </w:p>
    <w:p w14:paraId="55778566" w14:textId="10D71E70" w:rsidR="00F13E41" w:rsidRPr="00BB66DF" w:rsidRDefault="00F13E41">
      <w:pPr>
        <w:pStyle w:val="P-Regular"/>
        <w:rPr>
          <w:ins w:id="679" w:author="Christopher Richard Kruger" w:date="2019-02-02T12:19:00Z"/>
          <w:rPrChange w:id="680" w:author="Christopher Richard Kruger" w:date="2019-02-25T15:47:00Z">
            <w:rPr>
              <w:ins w:id="681" w:author="Christopher Richard Kruger" w:date="2019-02-02T12:19:00Z"/>
            </w:rPr>
          </w:rPrChange>
        </w:rPr>
        <w:pPrChange w:id="682" w:author="Christopher Richard Kruger" w:date="2019-02-25T15:47:00Z">
          <w:pPr>
            <w:pStyle w:val="H2-General"/>
          </w:pPr>
        </w:pPrChange>
      </w:pPr>
      <w:ins w:id="683" w:author="Christopher Richard Kruger" w:date="2019-02-25T16:36:00Z">
        <w:r>
          <w:t>In real world scenari</w:t>
        </w:r>
      </w:ins>
      <w:ins w:id="684" w:author="Christopher Richard Kruger" w:date="2019-02-25T16:37:00Z">
        <w:r>
          <w:t>os you can view minimum points being highly impactful when you have truly large amounts of data. Going back to the e-commerce store invoice example, if you had millions of orders per month then there may be enough instances of one-off customers that they can ea</w:t>
        </w:r>
      </w:ins>
      <w:ins w:id="685" w:author="Christopher Richard Kruger" w:date="2019-02-25T16:38:00Z">
        <w:r>
          <w:t xml:space="preserve">sily be viewed as their own cluster. This may be helpful depending on your use case, however it is important to keep in mind the subjective magnitudes that come with your data. If you have millions of data </w:t>
        </w:r>
        <w:proofErr w:type="gramStart"/>
        <w:r>
          <w:t>points</w:t>
        </w:r>
        <w:proofErr w:type="gramEnd"/>
        <w:r>
          <w:t xml:space="preserve"> then random noise can easily be seen as hundreds or even thousands of random one-off sales. However, if your data </w:t>
        </w:r>
      </w:ins>
      <w:ins w:id="686" w:author="Christopher Richard Kruger" w:date="2019-02-25T16:39:00Z">
        <w:r>
          <w:t xml:space="preserve">is on the scale of hundreds or thousands, single data points can be seen as random noise. </w:t>
        </w:r>
      </w:ins>
    </w:p>
    <w:p w14:paraId="23C40226" w14:textId="619E8192" w:rsidR="00E95C80" w:rsidRDefault="009D734B" w:rsidP="006B1C18">
      <w:pPr>
        <w:pStyle w:val="H2-General"/>
        <w:rPr>
          <w:ins w:id="687" w:author="Christopher Richard Kruger" w:date="2019-02-25T15:48:00Z"/>
        </w:rPr>
      </w:pPr>
      <w:ins w:id="688" w:author="Christopher Richard Kruger" w:date="2019-01-29T10:02:00Z">
        <w:r>
          <w:t xml:space="preserve">Exercise 2: </w:t>
        </w:r>
      </w:ins>
      <w:ins w:id="689" w:author="Christopher Richard Kruger" w:date="2019-02-25T15:44:00Z">
        <w:r w:rsidR="006B1C18">
          <w:t>Evaluating the Impact of Minimum Points Threshold</w:t>
        </w:r>
      </w:ins>
    </w:p>
    <w:p w14:paraId="18DDAF8F" w14:textId="4516FD9A" w:rsidR="00BB66DF" w:rsidRDefault="00BB66DF" w:rsidP="00BB66DF">
      <w:pPr>
        <w:pStyle w:val="P-Regular"/>
        <w:rPr>
          <w:ins w:id="690" w:author="Christopher Richard Kruger" w:date="2019-02-25T16:40:00Z"/>
        </w:rPr>
      </w:pPr>
      <w:ins w:id="691" w:author="Christopher Richard Kruger" w:date="2019-02-25T15:48:00Z">
        <w:r>
          <w:t xml:space="preserve">Similar to our first exercise where we explored the value of setting a proper neighborhood radius size, we will repeat the exercise but instead change the minimum points threshold on a </w:t>
        </w:r>
      </w:ins>
      <w:ins w:id="692" w:author="Christopher Richard Kruger" w:date="2019-02-25T15:49:00Z">
        <w:r>
          <w:t xml:space="preserve">variety of data sets. </w:t>
        </w:r>
      </w:ins>
      <w:ins w:id="693" w:author="Christopher Richard Kruger" w:date="2019-02-25T16:40:00Z">
        <w:r w:rsidR="00C64FBB">
          <w:t>Once again let’s start with randomly generated data:</w:t>
        </w:r>
      </w:ins>
    </w:p>
    <w:p w14:paraId="47AEA985" w14:textId="77777777" w:rsidR="00C64FBB" w:rsidRDefault="00C64FBB" w:rsidP="00C64FBB">
      <w:pPr>
        <w:pStyle w:val="P-Regular"/>
        <w:rPr>
          <w:ins w:id="694" w:author="Christopher Richard Kruger" w:date="2019-02-25T16:40:00Z"/>
        </w:rPr>
      </w:pPr>
    </w:p>
    <w:p w14:paraId="12AA2152" w14:textId="77777777" w:rsidR="00C64FBB" w:rsidRPr="006B1C18" w:rsidRDefault="00C64FBB" w:rsidP="00C64FBB">
      <w:pPr>
        <w:pStyle w:val="P-Regular"/>
        <w:rPr>
          <w:ins w:id="695" w:author="Christopher Richard Kruger" w:date="2019-02-25T16:40:00Z"/>
          <w:rStyle w:val="P-Code"/>
        </w:rPr>
      </w:pPr>
      <w:ins w:id="696" w:author="Christopher Richard Kruger" w:date="2019-02-25T16:40:00Z">
        <w:r w:rsidRPr="006B1C18">
          <w:rPr>
            <w:rStyle w:val="P-Code"/>
          </w:rPr>
          <w:t># Generate a random cluster dataset to experiment on. X = coordinate points, y = cluster labels (not needed)</w:t>
        </w:r>
      </w:ins>
    </w:p>
    <w:p w14:paraId="23CCFDA3" w14:textId="77777777" w:rsidR="00C64FBB" w:rsidRDefault="00C64FBB" w:rsidP="00C64FBB">
      <w:pPr>
        <w:pStyle w:val="P-Regular"/>
        <w:rPr>
          <w:ins w:id="697" w:author="Christopher Richard Kruger" w:date="2019-02-25T16:40:00Z"/>
          <w:rStyle w:val="P-Code"/>
        </w:rPr>
      </w:pPr>
      <w:ins w:id="698" w:author="Christopher Richard Kruger" w:date="2019-02-25T16:40:00Z">
        <w:r w:rsidRPr="006B1C18">
          <w:rPr>
            <w:rStyle w:val="P-Code"/>
          </w:rPr>
          <w:t xml:space="preserve">X, y = </w:t>
        </w:r>
        <w:proofErr w:type="spellStart"/>
        <w:r w:rsidRPr="006B1C18">
          <w:rPr>
            <w:rStyle w:val="P-Code"/>
          </w:rPr>
          <w:t>make_</w:t>
        </w:r>
        <w:proofErr w:type="gramStart"/>
        <w:r w:rsidRPr="006B1C18">
          <w:rPr>
            <w:rStyle w:val="P-Code"/>
          </w:rPr>
          <w:t>blobs</w:t>
        </w:r>
        <w:proofErr w:type="spellEnd"/>
        <w:r w:rsidRPr="006B1C18">
          <w:rPr>
            <w:rStyle w:val="P-Code"/>
          </w:rPr>
          <w:t>(</w:t>
        </w:r>
        <w:proofErr w:type="spellStart"/>
        <w:proofErr w:type="gramEnd"/>
        <w:r w:rsidRPr="006B1C18">
          <w:rPr>
            <w:rStyle w:val="P-Code"/>
          </w:rPr>
          <w:t>n_samples</w:t>
        </w:r>
        <w:proofErr w:type="spellEnd"/>
        <w:r w:rsidRPr="006B1C18">
          <w:rPr>
            <w:rStyle w:val="P-Code"/>
          </w:rPr>
          <w:t xml:space="preserve">=1000, centers=8, </w:t>
        </w:r>
        <w:proofErr w:type="spellStart"/>
        <w:r w:rsidRPr="006B1C18">
          <w:rPr>
            <w:rStyle w:val="P-Code"/>
          </w:rPr>
          <w:t>n_features</w:t>
        </w:r>
        <w:proofErr w:type="spellEnd"/>
        <w:r w:rsidRPr="006B1C18">
          <w:rPr>
            <w:rStyle w:val="P-Code"/>
          </w:rPr>
          <w:t xml:space="preserve">=2, </w:t>
        </w:r>
        <w:proofErr w:type="spellStart"/>
        <w:r w:rsidRPr="006B1C18">
          <w:rPr>
            <w:rStyle w:val="P-Code"/>
          </w:rPr>
          <w:t>random_state</w:t>
        </w:r>
        <w:proofErr w:type="spellEnd"/>
        <w:r w:rsidRPr="006B1C18">
          <w:rPr>
            <w:rStyle w:val="P-Code"/>
          </w:rPr>
          <w:t>=800)</w:t>
        </w:r>
      </w:ins>
    </w:p>
    <w:p w14:paraId="0A2B2E8F" w14:textId="77777777" w:rsidR="00C64FBB" w:rsidRDefault="00C64FBB" w:rsidP="00C64FBB">
      <w:pPr>
        <w:pStyle w:val="P-Regular"/>
        <w:rPr>
          <w:ins w:id="699" w:author="Christopher Richard Kruger" w:date="2019-02-25T16:40:00Z"/>
          <w:rStyle w:val="P-Code"/>
        </w:rPr>
      </w:pPr>
    </w:p>
    <w:p w14:paraId="35A5DD58" w14:textId="77777777" w:rsidR="00C64FBB" w:rsidRPr="006B1C18" w:rsidRDefault="00C64FBB" w:rsidP="00C64FBB">
      <w:pPr>
        <w:pStyle w:val="P-Regular"/>
        <w:rPr>
          <w:ins w:id="700" w:author="Christopher Richard Kruger" w:date="2019-02-25T16:40:00Z"/>
          <w:rStyle w:val="P-Code"/>
        </w:rPr>
      </w:pPr>
      <w:ins w:id="701" w:author="Christopher Richard Kruger" w:date="2019-02-25T16:40:00Z">
        <w:r w:rsidRPr="006B1C18">
          <w:rPr>
            <w:rStyle w:val="P-Code"/>
          </w:rPr>
          <w:t># Visualize the data</w:t>
        </w:r>
      </w:ins>
    </w:p>
    <w:p w14:paraId="3729580E" w14:textId="77777777" w:rsidR="00C64FBB" w:rsidRPr="006B1C18" w:rsidRDefault="00C64FBB" w:rsidP="00C64FBB">
      <w:pPr>
        <w:pStyle w:val="P-Regular"/>
        <w:rPr>
          <w:ins w:id="702" w:author="Christopher Richard Kruger" w:date="2019-02-25T16:40:00Z"/>
          <w:rStyle w:val="P-Code"/>
        </w:rPr>
      </w:pPr>
      <w:proofErr w:type="spellStart"/>
      <w:proofErr w:type="gramStart"/>
      <w:ins w:id="703" w:author="Christopher Richard Kruger" w:date="2019-02-25T16:40:00Z">
        <w:r w:rsidRPr="006B1C18">
          <w:rPr>
            <w:rStyle w:val="P-Code"/>
          </w:rPr>
          <w:t>plt.scatter</w:t>
        </w:r>
        <w:proofErr w:type="spellEnd"/>
        <w:proofErr w:type="gramEnd"/>
        <w:r w:rsidRPr="006B1C18">
          <w:rPr>
            <w:rStyle w:val="P-Code"/>
          </w:rPr>
          <w:t>(X[:,0], X[:,1])</w:t>
        </w:r>
      </w:ins>
    </w:p>
    <w:p w14:paraId="4823D7D1" w14:textId="77777777" w:rsidR="00C64FBB" w:rsidRDefault="00C64FBB" w:rsidP="00C64FBB">
      <w:pPr>
        <w:pStyle w:val="P-Regular"/>
        <w:rPr>
          <w:ins w:id="704" w:author="Christopher Richard Kruger" w:date="2019-02-25T16:40:00Z"/>
          <w:rStyle w:val="P-Code"/>
        </w:rPr>
      </w:pPr>
      <w:proofErr w:type="spellStart"/>
      <w:proofErr w:type="gramStart"/>
      <w:ins w:id="705" w:author="Christopher Richard Kruger" w:date="2019-02-25T16:40:00Z">
        <w:r w:rsidRPr="006B1C18">
          <w:rPr>
            <w:rStyle w:val="P-Code"/>
          </w:rPr>
          <w:t>plt.show</w:t>
        </w:r>
        <w:proofErr w:type="spellEnd"/>
        <w:proofErr w:type="gramEnd"/>
        <w:r w:rsidRPr="006B1C18">
          <w:rPr>
            <w:rStyle w:val="P-Code"/>
          </w:rPr>
          <w:t>()</w:t>
        </w:r>
      </w:ins>
    </w:p>
    <w:p w14:paraId="221B58C0" w14:textId="77777777" w:rsidR="00C64FBB" w:rsidRDefault="00C64FBB" w:rsidP="00C64FBB">
      <w:pPr>
        <w:pStyle w:val="P-Regular"/>
        <w:rPr>
          <w:ins w:id="706" w:author="Christopher Richard Kruger" w:date="2019-02-25T16:40:00Z"/>
          <w:rStyle w:val="P-Code"/>
        </w:rPr>
      </w:pPr>
    </w:p>
    <w:p w14:paraId="0E287FD7" w14:textId="77777777" w:rsidR="00C64FBB" w:rsidRPr="0058703B" w:rsidRDefault="00C64FBB" w:rsidP="00C64FBB">
      <w:pPr>
        <w:pStyle w:val="P-Regular"/>
        <w:jc w:val="center"/>
        <w:rPr>
          <w:ins w:id="707" w:author="Christopher Richard Kruger" w:date="2019-02-25T16:40:00Z"/>
          <w:rStyle w:val="P-Code"/>
        </w:rPr>
      </w:pPr>
      <w:ins w:id="708" w:author="Christopher Richard Kruger" w:date="2019-02-25T16:40:00Z">
        <w:r w:rsidRPr="006B1C18">
          <w:rPr>
            <w:rStyle w:val="P-Code"/>
            <w:noProof/>
          </w:rPr>
          <w:drawing>
            <wp:inline distT="0" distB="0" distL="0" distR="0" wp14:anchorId="42BD1686" wp14:editId="6B15EE17">
              <wp:extent cx="4266535" cy="29432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091" cy="2944299"/>
                      </a:xfrm>
                      <a:prstGeom prst="rect">
                        <a:avLst/>
                      </a:prstGeom>
                    </pic:spPr>
                  </pic:pic>
                </a:graphicData>
              </a:graphic>
            </wp:inline>
          </w:drawing>
        </w:r>
      </w:ins>
    </w:p>
    <w:p w14:paraId="13E76F7A" w14:textId="73B988E9" w:rsidR="00C64FBB" w:rsidRDefault="00C64FBB" w:rsidP="00BB66DF">
      <w:pPr>
        <w:pStyle w:val="P-Regular"/>
        <w:rPr>
          <w:ins w:id="709" w:author="Christopher Richard Kruger" w:date="2019-02-25T16:41:00Z"/>
        </w:rPr>
      </w:pPr>
      <w:ins w:id="710" w:author="Christopher Richard Kruger" w:date="2019-02-25T16:40:00Z">
        <w:r>
          <w:t>With our same plotte</w:t>
        </w:r>
      </w:ins>
      <w:ins w:id="711" w:author="Christopher Richard Kruger" w:date="2019-02-25T16:41:00Z">
        <w:r>
          <w:t>d data as before, let’s grab one of the better performing neighborhood radius sizes from Exercise 1 – eps = 0.7:</w:t>
        </w:r>
      </w:ins>
    </w:p>
    <w:p w14:paraId="2FC63F4B" w14:textId="77777777" w:rsidR="00C64FBB" w:rsidRDefault="00C64FBB" w:rsidP="00BB66DF">
      <w:pPr>
        <w:pStyle w:val="P-Regular"/>
        <w:rPr>
          <w:ins w:id="712" w:author="Christopher Richard Kruger" w:date="2019-02-25T16:41:00Z"/>
        </w:rPr>
      </w:pPr>
    </w:p>
    <w:p w14:paraId="567762FF" w14:textId="150CEF61" w:rsidR="00C64FBB" w:rsidRPr="0058703B" w:rsidRDefault="00C64FBB" w:rsidP="00C64FBB">
      <w:pPr>
        <w:pStyle w:val="P-Regular"/>
        <w:rPr>
          <w:ins w:id="713" w:author="Christopher Richard Kruger" w:date="2019-02-25T16:41:00Z"/>
          <w:rStyle w:val="P-Code"/>
        </w:rPr>
      </w:pPr>
      <w:proofErr w:type="spellStart"/>
      <w:ins w:id="714" w:author="Christopher Richard Kruger" w:date="2019-02-25T16:41:00Z">
        <w:r w:rsidRPr="0058703B">
          <w:rPr>
            <w:rStyle w:val="P-Code"/>
          </w:rPr>
          <w:t>db</w:t>
        </w:r>
        <w:proofErr w:type="spellEnd"/>
        <w:r w:rsidRPr="0058703B">
          <w:rPr>
            <w:rStyle w:val="P-Code"/>
          </w:rPr>
          <w:t xml:space="preserve"> = </w:t>
        </w:r>
        <w:proofErr w:type="gramStart"/>
        <w:r w:rsidRPr="0058703B">
          <w:rPr>
            <w:rStyle w:val="P-Code"/>
          </w:rPr>
          <w:t>DBSCAN(</w:t>
        </w:r>
        <w:proofErr w:type="gramEnd"/>
        <w:r w:rsidRPr="0058703B">
          <w:rPr>
            <w:rStyle w:val="P-Code"/>
          </w:rPr>
          <w:t>eps=0.</w:t>
        </w:r>
        <w:r>
          <w:rPr>
            <w:rStyle w:val="P-Code"/>
          </w:rPr>
          <w:t>7</w:t>
        </w:r>
        <w:r w:rsidRPr="0058703B">
          <w:rPr>
            <w:rStyle w:val="P-Code"/>
          </w:rPr>
          <w:t xml:space="preserve">, </w:t>
        </w:r>
        <w:proofErr w:type="spellStart"/>
        <w:r w:rsidRPr="0058703B">
          <w:rPr>
            <w:rStyle w:val="P-Code"/>
          </w:rPr>
          <w:t>min_samples</w:t>
        </w:r>
        <w:proofErr w:type="spellEnd"/>
        <w:r w:rsidRPr="0058703B">
          <w:rPr>
            <w:rStyle w:val="P-Code"/>
          </w:rPr>
          <w:t>=10, metric='</w:t>
        </w:r>
        <w:proofErr w:type="spellStart"/>
        <w:r w:rsidRPr="0058703B">
          <w:rPr>
            <w:rStyle w:val="P-Code"/>
          </w:rPr>
          <w:t>euclidean</w:t>
        </w:r>
        <w:proofErr w:type="spellEnd"/>
        <w:r w:rsidRPr="0058703B">
          <w:rPr>
            <w:rStyle w:val="P-Code"/>
          </w:rPr>
          <w:t>')</w:t>
        </w:r>
      </w:ins>
    </w:p>
    <w:p w14:paraId="5C52258C" w14:textId="67D12023" w:rsidR="00C64FBB" w:rsidRDefault="00C64FBB" w:rsidP="00BB66DF">
      <w:pPr>
        <w:pStyle w:val="P-Regular"/>
        <w:rPr>
          <w:ins w:id="715" w:author="Christopher Richard Kruger" w:date="2019-02-25T16:41:00Z"/>
        </w:rPr>
      </w:pPr>
    </w:p>
    <w:p w14:paraId="5CCAC31E" w14:textId="3E3CDBDA" w:rsidR="00C64FBB" w:rsidRDefault="00C64FBB" w:rsidP="00BB66DF">
      <w:pPr>
        <w:pStyle w:val="P-Regular"/>
        <w:rPr>
          <w:ins w:id="716" w:author="Christopher Richard Kruger" w:date="2019-02-25T16:46:00Z"/>
        </w:rPr>
      </w:pPr>
      <w:ins w:id="717" w:author="Christopher Richard Kruger" w:date="2019-02-25T16:41:00Z">
        <w:r>
          <w:t>After instantiating the DBSCAN clustering algorithm let’s treat the ‘</w:t>
        </w:r>
        <w:proofErr w:type="spellStart"/>
        <w:r>
          <w:t>min_sampl</w:t>
        </w:r>
      </w:ins>
      <w:ins w:id="718" w:author="Christopher Richard Kruger" w:date="2019-02-25T16:42:00Z">
        <w:r>
          <w:t>es</w:t>
        </w:r>
        <w:proofErr w:type="spellEnd"/>
        <w:r>
          <w:t>’ hyperparameter as the variable we wish to tune. We can cycle through a loop to find which minimum number of points works best for our use case:</w:t>
        </w:r>
      </w:ins>
    </w:p>
    <w:p w14:paraId="4A1499EC" w14:textId="77777777" w:rsidR="00C64FBB" w:rsidRPr="00C64FBB" w:rsidRDefault="00C64FBB" w:rsidP="00C64FBB">
      <w:pPr>
        <w:pStyle w:val="P-Regular"/>
        <w:rPr>
          <w:ins w:id="719" w:author="Christopher Richard Kruger" w:date="2019-02-25T16:46:00Z"/>
          <w:rStyle w:val="P-Code"/>
        </w:rPr>
      </w:pPr>
      <w:proofErr w:type="spellStart"/>
      <w:ins w:id="720" w:author="Christopher Richard Kruger" w:date="2019-02-25T16:46:00Z">
        <w:r w:rsidRPr="00C64FBB">
          <w:rPr>
            <w:rStyle w:val="P-Code"/>
          </w:rPr>
          <w:t>num_samples</w:t>
        </w:r>
        <w:proofErr w:type="spellEnd"/>
        <w:r w:rsidRPr="00C64FBB">
          <w:rPr>
            <w:rStyle w:val="P-Code"/>
          </w:rPr>
          <w:t xml:space="preserve"> = [10,19,20]</w:t>
        </w:r>
      </w:ins>
    </w:p>
    <w:p w14:paraId="1361C2E9" w14:textId="77777777" w:rsidR="00C64FBB" w:rsidRPr="00C64FBB" w:rsidRDefault="00C64FBB" w:rsidP="00C64FBB">
      <w:pPr>
        <w:pStyle w:val="P-Regular"/>
        <w:rPr>
          <w:ins w:id="721" w:author="Christopher Richard Kruger" w:date="2019-02-25T16:46:00Z"/>
          <w:rStyle w:val="P-Code"/>
        </w:rPr>
      </w:pPr>
    </w:p>
    <w:p w14:paraId="287F25C2" w14:textId="77777777" w:rsidR="00C64FBB" w:rsidRPr="00C64FBB" w:rsidRDefault="00C64FBB" w:rsidP="00C64FBB">
      <w:pPr>
        <w:pStyle w:val="P-Regular"/>
        <w:rPr>
          <w:ins w:id="722" w:author="Christopher Richard Kruger" w:date="2019-02-25T16:46:00Z"/>
          <w:rStyle w:val="P-Code"/>
        </w:rPr>
      </w:pPr>
      <w:ins w:id="723" w:author="Christopher Richard Kruger" w:date="2019-02-25T16:46:00Z">
        <w:r w:rsidRPr="00C64FBB">
          <w:rPr>
            <w:rStyle w:val="P-Code"/>
          </w:rPr>
          <w:t xml:space="preserve">for </w:t>
        </w:r>
        <w:proofErr w:type="spellStart"/>
        <w:r w:rsidRPr="00C64FBB">
          <w:rPr>
            <w:rStyle w:val="P-Code"/>
          </w:rPr>
          <w:t>min_num</w:t>
        </w:r>
        <w:proofErr w:type="spellEnd"/>
        <w:r w:rsidRPr="00C64FBB">
          <w:rPr>
            <w:rStyle w:val="P-Code"/>
          </w:rPr>
          <w:t xml:space="preserve"> in </w:t>
        </w:r>
        <w:proofErr w:type="spellStart"/>
        <w:r w:rsidRPr="00C64FBB">
          <w:rPr>
            <w:rStyle w:val="P-Code"/>
          </w:rPr>
          <w:t>num_samples</w:t>
        </w:r>
        <w:proofErr w:type="spellEnd"/>
        <w:r w:rsidRPr="00C64FBB">
          <w:rPr>
            <w:rStyle w:val="P-Code"/>
          </w:rPr>
          <w:t>:</w:t>
        </w:r>
      </w:ins>
    </w:p>
    <w:p w14:paraId="30D85766" w14:textId="77777777" w:rsidR="00C64FBB" w:rsidRPr="00C64FBB" w:rsidRDefault="00C64FBB" w:rsidP="00C64FBB">
      <w:pPr>
        <w:pStyle w:val="P-Regular"/>
        <w:rPr>
          <w:ins w:id="724" w:author="Christopher Richard Kruger" w:date="2019-02-25T16:46:00Z"/>
          <w:rStyle w:val="P-Code"/>
        </w:rPr>
      </w:pPr>
      <w:ins w:id="725" w:author="Christopher Richard Kruger" w:date="2019-02-25T16:46:00Z">
        <w:r w:rsidRPr="00C64FBB">
          <w:rPr>
            <w:rStyle w:val="P-Code"/>
          </w:rPr>
          <w:t xml:space="preserve">    </w:t>
        </w:r>
        <w:proofErr w:type="spellStart"/>
        <w:r w:rsidRPr="00C64FBB">
          <w:rPr>
            <w:rStyle w:val="P-Code"/>
          </w:rPr>
          <w:t>db</w:t>
        </w:r>
        <w:proofErr w:type="spellEnd"/>
        <w:r w:rsidRPr="00C64FBB">
          <w:rPr>
            <w:rStyle w:val="P-Code"/>
          </w:rPr>
          <w:t xml:space="preserve"> = </w:t>
        </w:r>
        <w:proofErr w:type="gramStart"/>
        <w:r w:rsidRPr="00C64FBB">
          <w:rPr>
            <w:rStyle w:val="P-Code"/>
          </w:rPr>
          <w:t>DBSCAN(</w:t>
        </w:r>
        <w:proofErr w:type="gramEnd"/>
        <w:r w:rsidRPr="00C64FBB">
          <w:rPr>
            <w:rStyle w:val="P-Code"/>
          </w:rPr>
          <w:t xml:space="preserve">eps=0.7, </w:t>
        </w:r>
        <w:proofErr w:type="spellStart"/>
        <w:r w:rsidRPr="00C64FBB">
          <w:rPr>
            <w:rStyle w:val="P-Code"/>
          </w:rPr>
          <w:t>min_samples</w:t>
        </w:r>
        <w:proofErr w:type="spellEnd"/>
        <w:r w:rsidRPr="00C64FBB">
          <w:rPr>
            <w:rStyle w:val="P-Code"/>
          </w:rPr>
          <w:t>=</w:t>
        </w:r>
        <w:proofErr w:type="spellStart"/>
        <w:r w:rsidRPr="00C64FBB">
          <w:rPr>
            <w:rStyle w:val="P-Code"/>
          </w:rPr>
          <w:t>min_num</w:t>
        </w:r>
        <w:proofErr w:type="spellEnd"/>
        <w:r w:rsidRPr="00C64FBB">
          <w:rPr>
            <w:rStyle w:val="P-Code"/>
          </w:rPr>
          <w:t>, metric='</w:t>
        </w:r>
        <w:proofErr w:type="spellStart"/>
        <w:r w:rsidRPr="00C64FBB">
          <w:rPr>
            <w:rStyle w:val="P-Code"/>
          </w:rPr>
          <w:t>euclidean</w:t>
        </w:r>
        <w:proofErr w:type="spellEnd"/>
        <w:r w:rsidRPr="00C64FBB">
          <w:rPr>
            <w:rStyle w:val="P-Code"/>
          </w:rPr>
          <w:t>')</w:t>
        </w:r>
      </w:ins>
    </w:p>
    <w:p w14:paraId="769DA850" w14:textId="77777777" w:rsidR="00C64FBB" w:rsidRPr="00C64FBB" w:rsidRDefault="00C64FBB" w:rsidP="00C64FBB">
      <w:pPr>
        <w:pStyle w:val="P-Regular"/>
        <w:rPr>
          <w:ins w:id="726" w:author="Christopher Richard Kruger" w:date="2019-02-25T16:46:00Z"/>
          <w:rStyle w:val="P-Code"/>
        </w:rPr>
      </w:pPr>
      <w:ins w:id="727" w:author="Christopher Richard Kruger" w:date="2019-02-25T16:46:00Z">
        <w:r w:rsidRPr="00C64FBB">
          <w:rPr>
            <w:rStyle w:val="P-Code"/>
          </w:rPr>
          <w:t xml:space="preserve">    </w:t>
        </w:r>
        <w:proofErr w:type="spellStart"/>
        <w:proofErr w:type="gramStart"/>
        <w:r w:rsidRPr="00C64FBB">
          <w:rPr>
            <w:rStyle w:val="P-Code"/>
          </w:rPr>
          <w:t>plt.scatter</w:t>
        </w:r>
        <w:proofErr w:type="spellEnd"/>
        <w:proofErr w:type="gramEnd"/>
        <w:r w:rsidRPr="00C64FBB">
          <w:rPr>
            <w:rStyle w:val="P-Code"/>
          </w:rPr>
          <w:t>(X[:,0], X[:,1], c=</w:t>
        </w:r>
        <w:proofErr w:type="spellStart"/>
        <w:r w:rsidRPr="00C64FBB">
          <w:rPr>
            <w:rStyle w:val="P-Code"/>
          </w:rPr>
          <w:t>db.fit_predict</w:t>
        </w:r>
        <w:proofErr w:type="spellEnd"/>
        <w:r w:rsidRPr="00C64FBB">
          <w:rPr>
            <w:rStyle w:val="P-Code"/>
          </w:rPr>
          <w:t>(X))</w:t>
        </w:r>
      </w:ins>
    </w:p>
    <w:p w14:paraId="194EF11D" w14:textId="77777777" w:rsidR="00C64FBB" w:rsidRPr="00C64FBB" w:rsidRDefault="00C64FBB" w:rsidP="00C64FBB">
      <w:pPr>
        <w:pStyle w:val="P-Regular"/>
        <w:rPr>
          <w:ins w:id="728" w:author="Christopher Richard Kruger" w:date="2019-02-25T16:46:00Z"/>
          <w:rStyle w:val="P-Code"/>
        </w:rPr>
      </w:pPr>
      <w:ins w:id="729" w:author="Christopher Richard Kruger" w:date="2019-02-25T16:46:00Z">
        <w:r w:rsidRPr="00C64FBB">
          <w:rPr>
            <w:rStyle w:val="P-Code"/>
          </w:rPr>
          <w:t xml:space="preserve">    </w:t>
        </w:r>
        <w:proofErr w:type="spellStart"/>
        <w:proofErr w:type="gramStart"/>
        <w:r w:rsidRPr="00C64FBB">
          <w:rPr>
            <w:rStyle w:val="P-Code"/>
          </w:rPr>
          <w:t>plt.title</w:t>
        </w:r>
        <w:proofErr w:type="spellEnd"/>
        <w:proofErr w:type="gramEnd"/>
        <w:r w:rsidRPr="00C64FBB">
          <w:rPr>
            <w:rStyle w:val="P-Code"/>
          </w:rPr>
          <w:t xml:space="preserve">('Toy Problem with Minimum Points: ' + </w:t>
        </w:r>
        <w:proofErr w:type="spellStart"/>
        <w:r w:rsidRPr="00C64FBB">
          <w:rPr>
            <w:rStyle w:val="P-Code"/>
          </w:rPr>
          <w:t>str</w:t>
        </w:r>
        <w:proofErr w:type="spellEnd"/>
        <w:r w:rsidRPr="00C64FBB">
          <w:rPr>
            <w:rStyle w:val="P-Code"/>
          </w:rPr>
          <w:t>(</w:t>
        </w:r>
        <w:proofErr w:type="spellStart"/>
        <w:r w:rsidRPr="00C64FBB">
          <w:rPr>
            <w:rStyle w:val="P-Code"/>
          </w:rPr>
          <w:t>min_num</w:t>
        </w:r>
        <w:proofErr w:type="spellEnd"/>
        <w:r w:rsidRPr="00C64FBB">
          <w:rPr>
            <w:rStyle w:val="P-Code"/>
          </w:rPr>
          <w:t>))</w:t>
        </w:r>
      </w:ins>
    </w:p>
    <w:p w14:paraId="3FCB15FC" w14:textId="18E1140A" w:rsidR="00C64FBB" w:rsidRDefault="00C64FBB" w:rsidP="00C64FBB">
      <w:pPr>
        <w:pStyle w:val="P-Regular"/>
        <w:rPr>
          <w:ins w:id="730" w:author="Christopher Richard Kruger" w:date="2019-02-25T16:46:00Z"/>
          <w:rStyle w:val="P-Code"/>
        </w:rPr>
      </w:pPr>
      <w:ins w:id="731" w:author="Christopher Richard Kruger" w:date="2019-02-25T16:46:00Z">
        <w:r w:rsidRPr="00C64FBB">
          <w:rPr>
            <w:rStyle w:val="P-Code"/>
          </w:rPr>
          <w:t xml:space="preserve">    </w:t>
        </w:r>
        <w:proofErr w:type="spellStart"/>
        <w:proofErr w:type="gramStart"/>
        <w:r w:rsidRPr="00C64FBB">
          <w:rPr>
            <w:rStyle w:val="P-Code"/>
          </w:rPr>
          <w:t>plt.show</w:t>
        </w:r>
        <w:proofErr w:type="spellEnd"/>
        <w:proofErr w:type="gramEnd"/>
        <w:r w:rsidRPr="00C64FBB">
          <w:rPr>
            <w:rStyle w:val="P-Code"/>
          </w:rPr>
          <w:t>()</w:t>
        </w:r>
      </w:ins>
    </w:p>
    <w:p w14:paraId="0DCA6FD8" w14:textId="77BFAFEF" w:rsidR="00C64FBB" w:rsidRDefault="00C64FBB" w:rsidP="00C64FBB">
      <w:pPr>
        <w:pStyle w:val="P-Regular"/>
        <w:rPr>
          <w:ins w:id="732" w:author="Christopher Richard Kruger" w:date="2019-02-25T16:46:00Z"/>
          <w:rStyle w:val="P-Code"/>
          <w:rFonts w:ascii="Arial" w:hAnsi="Arial"/>
          <w:shd w:val="clear" w:color="auto" w:fill="auto"/>
        </w:rPr>
      </w:pPr>
    </w:p>
    <w:p w14:paraId="0FCD67C7" w14:textId="3861341C" w:rsidR="00C64FBB" w:rsidRPr="00C64FBB" w:rsidRDefault="00C64FBB">
      <w:pPr>
        <w:pStyle w:val="P-Regular"/>
        <w:rPr>
          <w:ins w:id="733" w:author="Christopher Richard Kruger" w:date="2019-02-25T16:42:00Z"/>
          <w:rStyle w:val="P-Code"/>
          <w:rFonts w:ascii="Arial" w:hAnsi="Arial"/>
          <w:shd w:val="clear" w:color="auto" w:fill="auto"/>
          <w:rPrChange w:id="734" w:author="Christopher Richard Kruger" w:date="2019-02-25T16:46:00Z">
            <w:rPr>
              <w:ins w:id="735" w:author="Christopher Richard Kruger" w:date="2019-02-25T16:42:00Z"/>
            </w:rPr>
          </w:rPrChange>
        </w:rPr>
      </w:pPr>
      <w:ins w:id="736" w:author="Christopher Richard Kruger" w:date="2019-02-25T16:46:00Z">
        <w:r>
          <w:rPr>
            <w:rStyle w:val="P-Code"/>
            <w:rFonts w:ascii="Arial" w:hAnsi="Arial"/>
            <w:shd w:val="clear" w:color="auto" w:fill="auto"/>
          </w:rPr>
          <w:t>Looking at the first plot generated we can see where we ended if you fol</w:t>
        </w:r>
      </w:ins>
      <w:ins w:id="737" w:author="Christopher Richard Kruger" w:date="2019-02-25T16:47:00Z">
        <w:r>
          <w:rPr>
            <w:rStyle w:val="P-Code"/>
            <w:rFonts w:ascii="Arial" w:hAnsi="Arial"/>
            <w:shd w:val="clear" w:color="auto" w:fill="auto"/>
          </w:rPr>
          <w:t>lowed Exercise 1 directly, using 10 minimum points to mark the threshold for cluster membership:</w:t>
        </w:r>
      </w:ins>
    </w:p>
    <w:p w14:paraId="1BE2D0C3" w14:textId="0418F15D" w:rsidR="00C64FBB" w:rsidRDefault="00C64FBB" w:rsidP="00C64FBB">
      <w:pPr>
        <w:pStyle w:val="P-Regular"/>
        <w:jc w:val="center"/>
        <w:rPr>
          <w:ins w:id="738" w:author="Christopher Richard Kruger" w:date="2019-02-25T16:47:00Z"/>
        </w:rPr>
      </w:pPr>
      <w:ins w:id="739" w:author="Christopher Richard Kruger" w:date="2019-02-25T16:46:00Z">
        <w:r w:rsidRPr="00C64FBB">
          <w:rPr>
            <w:noProof/>
          </w:rPr>
          <w:lastRenderedPageBreak/>
          <w:drawing>
            <wp:inline distT="0" distB="0" distL="0" distR="0" wp14:anchorId="44F07EFA" wp14:editId="2442270E">
              <wp:extent cx="3734508"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7621" cy="2688289"/>
                      </a:xfrm>
                      <a:prstGeom prst="rect">
                        <a:avLst/>
                      </a:prstGeom>
                    </pic:spPr>
                  </pic:pic>
                </a:graphicData>
              </a:graphic>
            </wp:inline>
          </w:drawing>
        </w:r>
      </w:ins>
    </w:p>
    <w:p w14:paraId="4BF0326F" w14:textId="5D86B1F4" w:rsidR="00C64FBB" w:rsidRDefault="00C64FBB" w:rsidP="00C64FBB">
      <w:pPr>
        <w:pStyle w:val="P-Regular"/>
        <w:rPr>
          <w:ins w:id="740" w:author="Christopher Richard Kruger" w:date="2019-02-25T16:47:00Z"/>
        </w:rPr>
      </w:pPr>
      <w:ins w:id="741" w:author="Christopher Richard Kruger" w:date="2019-02-25T16:47:00Z">
        <w:r>
          <w:t>The remaining two hyperparameter options can be seen to greatly impact the performance of your DBSCAN clustering algorithm, and show how a shift in one number can greatly influence performance:</w:t>
        </w:r>
      </w:ins>
    </w:p>
    <w:p w14:paraId="1365B2E9" w14:textId="30B9C709" w:rsidR="00C64FBB" w:rsidRDefault="00C64FBB" w:rsidP="00C64FBB">
      <w:pPr>
        <w:pStyle w:val="P-Regular"/>
        <w:jc w:val="center"/>
        <w:rPr>
          <w:ins w:id="742" w:author="Christopher Richard Kruger" w:date="2019-02-25T16:48:00Z"/>
        </w:rPr>
      </w:pPr>
      <w:ins w:id="743" w:author="Christopher Richard Kruger" w:date="2019-02-25T16:48:00Z">
        <w:r w:rsidRPr="00C64FBB">
          <w:rPr>
            <w:noProof/>
          </w:rPr>
          <w:drawing>
            <wp:inline distT="0" distB="0" distL="0" distR="0" wp14:anchorId="1B026889" wp14:editId="18EBFF9C">
              <wp:extent cx="3000375" cy="43115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8200" cy="4322775"/>
                      </a:xfrm>
                      <a:prstGeom prst="rect">
                        <a:avLst/>
                      </a:prstGeom>
                    </pic:spPr>
                  </pic:pic>
                </a:graphicData>
              </a:graphic>
            </wp:inline>
          </w:drawing>
        </w:r>
      </w:ins>
    </w:p>
    <w:p w14:paraId="6215630F" w14:textId="7AAC214B" w:rsidR="00C64FBB" w:rsidRDefault="00C64FBB" w:rsidP="00C64FBB">
      <w:pPr>
        <w:pStyle w:val="P-Regular"/>
        <w:jc w:val="center"/>
        <w:rPr>
          <w:ins w:id="744" w:author="Christopher Richard Kruger" w:date="2019-02-25T16:48:00Z"/>
        </w:rPr>
      </w:pPr>
    </w:p>
    <w:p w14:paraId="38863055" w14:textId="3AC0214F" w:rsidR="00C64FBB" w:rsidRPr="00BB66DF" w:rsidRDefault="00C64FBB">
      <w:pPr>
        <w:pStyle w:val="P-Regular"/>
        <w:rPr>
          <w:ins w:id="745" w:author="Christopher Richard Kruger" w:date="2019-01-29T10:02:00Z"/>
          <w:rPrChange w:id="746" w:author="Christopher Richard Kruger" w:date="2019-02-25T15:48:00Z">
            <w:rPr>
              <w:ins w:id="747" w:author="Christopher Richard Kruger" w:date="2019-01-29T10:02:00Z"/>
            </w:rPr>
          </w:rPrChange>
        </w:rPr>
        <w:pPrChange w:id="748" w:author="Christopher Richard Kruger" w:date="2019-02-25T16:48:00Z">
          <w:pPr>
            <w:pStyle w:val="H2-General"/>
          </w:pPr>
        </w:pPrChange>
      </w:pPr>
      <w:ins w:id="749" w:author="Christopher Richard Kruger" w:date="2019-02-25T16:48:00Z">
        <w:r>
          <w:t xml:space="preserve">As you can see, simply changing the number of minimum points from 19 to 20 adds </w:t>
        </w:r>
      </w:ins>
      <w:ins w:id="750" w:author="Christopher Richard Kruger" w:date="2019-02-25T16:49:00Z">
        <w:r>
          <w:t>an additional (incorrect!) cluster to our feature space. Given what you’ve learned about minimum points through this exercise, now tweak both epsilon and minimum points thresholding in your Sci-Kit Learn implem</w:t>
        </w:r>
      </w:ins>
      <w:ins w:id="751" w:author="Christopher Richard Kruger" w:date="2019-02-25T16:50:00Z">
        <w:r>
          <w:t>entation to achieve the optimal number of clusters.</w:t>
        </w:r>
      </w:ins>
    </w:p>
    <w:p w14:paraId="0E5912E7" w14:textId="73B647C5" w:rsidR="001050ED" w:rsidRDefault="001050ED" w:rsidP="001050ED">
      <w:pPr>
        <w:pStyle w:val="H2-General"/>
        <w:rPr>
          <w:ins w:id="752" w:author="Christopher Richard Kruger" w:date="2019-01-26T10:41:00Z"/>
        </w:rPr>
      </w:pPr>
      <w:ins w:id="753" w:author="Christopher Richard Kruger" w:date="2019-01-26T10:41:00Z">
        <w:r>
          <w:lastRenderedPageBreak/>
          <w:t xml:space="preserve">Activity </w:t>
        </w:r>
      </w:ins>
      <w:ins w:id="754" w:author="Christopher Richard Kruger" w:date="2019-01-29T10:02:00Z">
        <w:r w:rsidR="009D734B">
          <w:t>2</w:t>
        </w:r>
      </w:ins>
      <w:ins w:id="755" w:author="Christopher Richard Kruger" w:date="2019-01-26T10:41:00Z">
        <w:r>
          <w:t xml:space="preserve">: </w:t>
        </w:r>
      </w:ins>
      <w:ins w:id="756" w:author="Christopher Richard Kruger" w:date="2019-01-29T10:14:00Z">
        <w:r w:rsidR="00F63535">
          <w:t xml:space="preserve">Compare </w:t>
        </w:r>
      </w:ins>
      <w:ins w:id="757" w:author="Christopher Richard Kruger" w:date="2019-02-25T15:18:00Z">
        <w:r w:rsidR="0023745E">
          <w:t>DBSCAN with K-Means and Hierarchical Clustering</w:t>
        </w:r>
      </w:ins>
    </w:p>
    <w:p w14:paraId="39BC62C8" w14:textId="768C8B95" w:rsidR="009E72E9" w:rsidRDefault="009E72E9" w:rsidP="009E72E9">
      <w:pPr>
        <w:pStyle w:val="P-Regular"/>
        <w:rPr>
          <w:ins w:id="758" w:author="Christopher Richard Kruger" w:date="2019-01-26T12:20:00Z"/>
        </w:rPr>
      </w:pPr>
      <w:bookmarkStart w:id="759" w:name="_GoBack"/>
      <w:ins w:id="760" w:author="Christopher Richard Kruger" w:date="2019-01-26T12:20:00Z">
        <w:r w:rsidRPr="00F63535">
          <w:rPr>
            <w:b/>
            <w:rPrChange w:id="761" w:author="Christopher Richard Kruger" w:date="2019-01-29T10:16:00Z">
              <w:rPr/>
            </w:rPrChange>
          </w:rPr>
          <w:t>Scenario:</w:t>
        </w:r>
        <w:r>
          <w:t xml:space="preserve"> </w:t>
        </w:r>
      </w:ins>
      <w:ins w:id="762" w:author="Christopher Richard Kruger" w:date="2019-01-29T10:14:00Z">
        <w:r w:rsidR="00F63535">
          <w:t xml:space="preserve">Your manager is asking you to evaluate different clustering approaches to see which </w:t>
        </w:r>
      </w:ins>
      <w:ins w:id="763" w:author="Christopher Richard Kruger" w:date="2019-01-29T10:15:00Z">
        <w:r w:rsidR="00F63535">
          <w:t>works best for your use case. You need to be able to report back on which clustering method is most relevant based off the data you have available.</w:t>
        </w:r>
      </w:ins>
    </w:p>
    <w:p w14:paraId="66D91715" w14:textId="5345801D" w:rsidR="00E94480" w:rsidRDefault="009E72E9">
      <w:pPr>
        <w:pStyle w:val="P-Regular"/>
        <w:rPr>
          <w:ins w:id="764" w:author="Christopher Richard Kruger" w:date="2019-01-27T10:38:00Z"/>
        </w:rPr>
        <w:pPrChange w:id="765" w:author="Christopher Richard Kruger" w:date="2019-01-27T10:39:00Z">
          <w:pPr>
            <w:pStyle w:val="P-Regular"/>
            <w:ind w:left="720" w:hanging="720"/>
          </w:pPr>
        </w:pPrChange>
      </w:pPr>
      <w:ins w:id="766" w:author="Christopher Richard Kruger" w:date="2019-01-26T12:20:00Z">
        <w:r w:rsidRPr="00F63535">
          <w:rPr>
            <w:b/>
            <w:rPrChange w:id="767" w:author="Christopher Richard Kruger" w:date="2019-01-29T10:16:00Z">
              <w:rPr/>
            </w:rPrChange>
          </w:rPr>
          <w:t>Aim:</w:t>
        </w:r>
        <w:r>
          <w:t xml:space="preserve"> </w:t>
        </w:r>
      </w:ins>
      <w:ins w:id="768" w:author="Christopher Richard Kruger" w:date="2019-02-25T15:45:00Z">
        <w:r w:rsidR="006B1C18">
          <w:t>Using Sci-Kit Learn implementations, evaluate how each of the clustering methods we’ve learned thus far perform on sample data y</w:t>
        </w:r>
      </w:ins>
      <w:ins w:id="769" w:author="Christopher Richard Kruger" w:date="2019-02-25T15:46:00Z">
        <w:r w:rsidR="006B1C18">
          <w:t>ou generate. You should explore blob-like data features as well as more complex data landscapes such as swiss-roll.</w:t>
        </w:r>
      </w:ins>
    </w:p>
    <w:bookmarkEnd w:id="759"/>
    <w:p w14:paraId="1C79D4AA" w14:textId="32EC3BF1" w:rsidR="00E95C80" w:rsidRPr="0023745E" w:rsidRDefault="009C47FF">
      <w:pPr>
        <w:pStyle w:val="H2-General"/>
        <w:rPr>
          <w:ins w:id="770" w:author="Christopher Richard Kruger" w:date="2019-01-26T15:52:00Z"/>
        </w:rPr>
      </w:pPr>
      <w:ins w:id="771" w:author="Christopher Richard Kruger" w:date="2019-02-25T14:54:00Z">
        <w:r>
          <w:t xml:space="preserve">DBSCAN vs </w:t>
        </w:r>
      </w:ins>
      <w:ins w:id="772" w:author="Christopher Richard Kruger" w:date="2019-01-26T10:47:00Z">
        <w:r w:rsidR="00FF49B8">
          <w:t xml:space="preserve">K-Means </w:t>
        </w:r>
      </w:ins>
      <w:ins w:id="773" w:author="Christopher Richard Kruger" w:date="2019-02-25T14:54:00Z">
        <w:r>
          <w:t>and H</w:t>
        </w:r>
      </w:ins>
      <w:ins w:id="774" w:author="Christopher Richard Kruger" w:date="2019-01-26T10:47:00Z">
        <w:r w:rsidR="00FF49B8">
          <w:t>ierarchical Clustering</w:t>
        </w:r>
      </w:ins>
    </w:p>
    <w:p w14:paraId="260ADA34" w14:textId="4F0DE940" w:rsidR="00E31135" w:rsidRDefault="00E31135" w:rsidP="00E31135">
      <w:pPr>
        <w:pStyle w:val="P-Regular"/>
        <w:rPr>
          <w:ins w:id="775" w:author="Christopher Richard Kruger" w:date="2019-02-25T16:53:00Z"/>
        </w:rPr>
      </w:pPr>
      <w:ins w:id="776" w:author="Christopher Richard Kruger" w:date="2019-02-25T16:51:00Z">
        <w:r>
          <w:t>Now that you</w:t>
        </w:r>
      </w:ins>
      <w:ins w:id="777" w:author="Christopher Richard Kruger" w:date="2019-02-25T16:52:00Z">
        <w:r>
          <w:t xml:space="preserve">’ve reached an understanding of how DBSCAN is implemented and how many different hyperparameters you can tweak to drive performance, let’s survey how it compares to the clustering methods we’ve covered in Lesson 1 and 2. </w:t>
        </w:r>
      </w:ins>
    </w:p>
    <w:p w14:paraId="63BA285F" w14:textId="689B3A2F" w:rsidR="00E31135" w:rsidRDefault="00E31135" w:rsidP="00E31135">
      <w:pPr>
        <w:pStyle w:val="P-Regular"/>
        <w:rPr>
          <w:ins w:id="778" w:author="Christopher Richard Kruger" w:date="2019-02-25T17:25:00Z"/>
        </w:rPr>
      </w:pPr>
      <w:ins w:id="779" w:author="Christopher Richard Kruger" w:date="2019-02-25T16:53:00Z">
        <w:r>
          <w:t xml:space="preserve">In general, DBSCAN can be seen as a strong contender when it comes to complex, intertwined data. DBSCAN easily performs best compared to K-Means and Hierarchical Clustering when it came to swiss roll data as seen in Activity 2. </w:t>
        </w:r>
      </w:ins>
      <w:ins w:id="780" w:author="Christopher Richard Kruger" w:date="2019-02-25T16:55:00Z">
        <w:r>
          <w:t xml:space="preserve">Going back to the retail store invoice example, one scenario where DBSCAN may outperform the other clustering methods we’ve seen is </w:t>
        </w:r>
      </w:ins>
      <w:ins w:id="781" w:author="Christopher Richard Kruger" w:date="2019-02-25T16:57:00Z">
        <w:r>
          <w:t xml:space="preserve">across purchases in a product category varied by </w:t>
        </w:r>
      </w:ins>
      <w:ins w:id="782" w:author="Christopher Richard Kruger" w:date="2019-02-25T16:58:00Z">
        <w:r>
          <w:t xml:space="preserve">customer type. A somewhat silly example to help convey this can be seen in sales of paper towels in a store. Most household consumers may buy bulk packs of </w:t>
        </w:r>
      </w:ins>
      <w:ins w:id="783" w:author="Christopher Richard Kruger" w:date="2019-02-25T16:59:00Z">
        <w:r>
          <w:t xml:space="preserve">8-12 </w:t>
        </w:r>
      </w:ins>
      <w:ins w:id="784" w:author="Christopher Richard Kruger" w:date="2019-02-25T16:58:00Z">
        <w:r>
          <w:t>paper tow</w:t>
        </w:r>
      </w:ins>
      <w:ins w:id="785" w:author="Christopher Richard Kruger" w:date="2019-02-25T16:59:00Z">
        <w:r>
          <w:t>el rolls. Commercial resellers may be sold 1 roll samples of paper towels to evaluate whether they want to sell the product in large quantities</w:t>
        </w:r>
      </w:ins>
      <w:ins w:id="786" w:author="Christopher Richard Kruger" w:date="2019-02-25T17:00:00Z">
        <w:r>
          <w:t>. This creates a situation where across the dimension of number of paper towel rolls sold, very small sample orders are made by commercial businesses, then medium orders are by residential clients, and then very large orders are made once again by commercial businesses. Once again this is a silly example but hopefully it helps illustrate the s</w:t>
        </w:r>
      </w:ins>
      <w:ins w:id="787" w:author="Christopher Richard Kruger" w:date="2019-02-25T17:01:00Z">
        <w:r>
          <w:t>cenario where DBSCAN really shines.</w:t>
        </w:r>
      </w:ins>
    </w:p>
    <w:p w14:paraId="2613FEB5" w14:textId="5D4BFBC2" w:rsidR="00DC7680" w:rsidRDefault="00DC7680">
      <w:pPr>
        <w:pStyle w:val="P-Regular"/>
        <w:rPr>
          <w:ins w:id="788" w:author="Christopher Richard Kruger" w:date="2019-02-25T16:51:00Z"/>
        </w:rPr>
        <w:pPrChange w:id="789" w:author="Christopher Richard Kruger" w:date="2019-02-25T16:51:00Z">
          <w:pPr>
            <w:pStyle w:val="H2-General"/>
          </w:pPr>
        </w:pPrChange>
      </w:pPr>
      <w:ins w:id="790" w:author="Christopher Richard Kruger" w:date="2019-02-25T17:25:00Z">
        <w:r>
          <w:t>Compared to K-Means</w:t>
        </w:r>
      </w:ins>
      <w:ins w:id="791" w:author="Christopher Richard Kruger" w:date="2019-02-25T17:26:00Z">
        <w:r>
          <w:t xml:space="preserve"> and Hierarchical Clustering, DBSCAN can be seen as a potentially more efficient since it only has to look at each data point once. Instead of multiple iterations of finding new centroids and evaluating where its nearest neighbors are, </w:t>
        </w:r>
      </w:ins>
      <w:ins w:id="792" w:author="Christopher Richard Kruger" w:date="2019-02-25T17:27:00Z">
        <w:r>
          <w:t xml:space="preserve">once a point has been assigned to a cluster in DBSCAN it does not change cluster membership. The other key difference that DBSCAN and Hierarchical Clustering both </w:t>
        </w:r>
        <w:proofErr w:type="gramStart"/>
        <w:r>
          <w:t>share</w:t>
        </w:r>
        <w:proofErr w:type="gramEnd"/>
        <w:r>
          <w:t xml:space="preserve"> compared to K-Means is not needing to explicitly pass a number of clusters </w:t>
        </w:r>
      </w:ins>
      <w:ins w:id="793" w:author="Christopher Richard Kruger" w:date="2019-02-25T17:28:00Z">
        <w:r>
          <w:t xml:space="preserve">expected at time of creation. This can be extremely helpful when you have no external guidance on how to break your dataset down. </w:t>
        </w:r>
      </w:ins>
    </w:p>
    <w:p w14:paraId="07B2263B" w14:textId="47061D43" w:rsidR="00FF49B8" w:rsidRDefault="00FF49B8" w:rsidP="002769F4">
      <w:pPr>
        <w:pStyle w:val="H2-General"/>
        <w:rPr>
          <w:ins w:id="794" w:author="Christopher Richard Kruger" w:date="2019-02-25T17:28:00Z"/>
        </w:rPr>
      </w:pPr>
      <w:ins w:id="795" w:author="Christopher Richard Kruger" w:date="2019-01-26T10:47:00Z">
        <w:r>
          <w:t>Summary</w:t>
        </w:r>
      </w:ins>
    </w:p>
    <w:p w14:paraId="509D80BC" w14:textId="4826870B" w:rsidR="00DC7680" w:rsidRDefault="00DC7680" w:rsidP="00DC7680">
      <w:pPr>
        <w:pStyle w:val="P-Regular"/>
        <w:rPr>
          <w:ins w:id="796" w:author="Christopher Richard Kruger" w:date="2019-02-25T17:30:00Z"/>
        </w:rPr>
      </w:pPr>
      <w:ins w:id="797" w:author="Christopher Richard Kruger" w:date="2019-02-25T17:28:00Z">
        <w:r>
          <w:t xml:space="preserve">DBSCAN takes an interesting approach to clustering compared to K-Means and Hierarchical Clustering. While Hierarchical Clustering can in some </w:t>
        </w:r>
        <w:proofErr w:type="gramStart"/>
        <w:r>
          <w:t>aspects</w:t>
        </w:r>
        <w:proofErr w:type="gramEnd"/>
        <w:r>
          <w:t xml:space="preserve"> be seen as an extension of the nearest neighbors approach seen in K-Me</w:t>
        </w:r>
      </w:ins>
      <w:ins w:id="798" w:author="Christopher Richard Kruger" w:date="2019-02-25T17:29:00Z">
        <w:r>
          <w:t>ans, DBSCAN approaches the problem of finding neighbors by applying a notion of density. This can prove extremely beneficial when it comes to highly complex data that is intertwined in complex fashions. While DBSCAN is very powerful it is not infallible and can be seen as potentially overkill depending on what your original da</w:t>
        </w:r>
      </w:ins>
      <w:ins w:id="799" w:author="Christopher Richard Kruger" w:date="2019-02-25T17:30:00Z">
        <w:r>
          <w:t xml:space="preserve">ta looks like. </w:t>
        </w:r>
      </w:ins>
    </w:p>
    <w:p w14:paraId="4DD385ED" w14:textId="2F5E7A11" w:rsidR="00DC7680" w:rsidRPr="00DC7680" w:rsidRDefault="00DC7680">
      <w:pPr>
        <w:pStyle w:val="P-Regular"/>
        <w:rPr>
          <w:ins w:id="800" w:author="Christopher Richard Kruger" w:date="2019-02-02T12:35:00Z"/>
          <w:rPrChange w:id="801" w:author="Christopher Richard Kruger" w:date="2019-02-25T17:28:00Z">
            <w:rPr>
              <w:ins w:id="802" w:author="Christopher Richard Kruger" w:date="2019-02-02T12:35:00Z"/>
            </w:rPr>
          </w:rPrChange>
        </w:rPr>
        <w:pPrChange w:id="803" w:author="Christopher Richard Kruger" w:date="2019-02-25T17:28:00Z">
          <w:pPr>
            <w:pStyle w:val="H2-General"/>
          </w:pPr>
        </w:pPrChange>
      </w:pPr>
      <w:ins w:id="804" w:author="Christopher Richard Kruger" w:date="2019-02-25T17:30:00Z">
        <w:r>
          <w:t>Combined with K-Means and Hierarchical Clustering however, DBSCAN completes a strong tool box when it comes to the unsupervised learning task of clustering your data. When faced with any problem in this space it is worthwhile to compare the performance of each method and see which performs best.</w:t>
        </w:r>
      </w:ins>
    </w:p>
    <w:p w14:paraId="7306B457" w14:textId="190D6790" w:rsidR="00367119" w:rsidRPr="00367119" w:rsidDel="009E72E9" w:rsidRDefault="00067E6A">
      <w:pPr>
        <w:pStyle w:val="P-Regular"/>
        <w:rPr>
          <w:del w:id="805" w:author="Christopher Richard Kruger" w:date="2019-01-26T12:20:00Z"/>
          <w:rPrChange w:id="806" w:author="Christopher Richard Kruger" w:date="2019-01-13T17:22:00Z">
            <w:rPr>
              <w:del w:id="807" w:author="Christopher Richard Kruger" w:date="2019-01-26T12:20:00Z"/>
            </w:rPr>
          </w:rPrChange>
        </w:rPr>
        <w:pPrChange w:id="808" w:author="Christopher Richard Kruger" w:date="2019-01-13T17:22:00Z">
          <w:pPr>
            <w:pStyle w:val="H2-General"/>
          </w:pPr>
        </w:pPrChange>
      </w:pPr>
      <w:ins w:id="809" w:author="Rutuja Yerunkar" w:date="2018-11-22T14:13:00Z">
        <w:del w:id="810" w:author="Christopher Richard Kruger" w:date="2019-01-26T10:45:00Z">
          <w:r w:rsidDel="001050ED">
            <w:delText xml:space="preserve">Introduction to </w:delText>
          </w:r>
        </w:del>
      </w:ins>
      <w:del w:id="811" w:author="Christopher Richard Kruger" w:date="2019-01-26T10:45:00Z">
        <w:r w:rsidR="005D18AF" w:rsidDel="001050ED">
          <w:delText>K-Means Clustering</w:delText>
        </w:r>
      </w:del>
    </w:p>
    <w:p w14:paraId="6481A4B0" w14:textId="44EB7C7F" w:rsidR="00367119" w:rsidRPr="006B505A" w:rsidDel="006B505A" w:rsidRDefault="005D18AF" w:rsidP="00A404F5">
      <w:pPr>
        <w:pStyle w:val="P-Regular"/>
        <w:rPr>
          <w:del w:id="812" w:author="Christopher Richard Kruger" w:date="2019-01-15T16:10:00Z"/>
          <w:rStyle w:val="P-Bold"/>
          <w:rPrChange w:id="813" w:author="Christopher Richard Kruger" w:date="2019-01-17T10:46:00Z">
            <w:rPr>
              <w:del w:id="814" w:author="Christopher Richard Kruger" w:date="2019-01-15T16:10:00Z"/>
            </w:rPr>
          </w:rPrChange>
        </w:rPr>
      </w:pPr>
      <w:del w:id="815" w:author="Christopher Richard Kruger" w:date="2019-01-26T12:20:00Z">
        <w:r w:rsidDel="009E72E9">
          <w:delText xml:space="preserve">Hopefully by now you can see that finding clusters is extremely valuable </w:delText>
        </w:r>
        <w:r w:rsidR="00393501" w:rsidDel="009E72E9">
          <w:delText xml:space="preserve">in a machine learning workflow. However, how can you actually find these clusters? </w:delText>
        </w:r>
        <w:r w:rsidR="001243B4" w:rsidDel="009E72E9">
          <w:delText xml:space="preserve">One of the most basic yet popular approaches is by using a cluster analysis called </w:delText>
        </w:r>
        <w:r w:rsidR="001243B4" w:rsidRPr="00067E6A" w:rsidDel="009E72E9">
          <w:rPr>
            <w:rStyle w:val="P-Keyword"/>
          </w:rPr>
          <w:delText>K-Means Clustering</w:delText>
        </w:r>
        <w:r w:rsidR="001243B4" w:rsidDel="009E72E9">
          <w:delText xml:space="preserve">. </w:delText>
        </w:r>
      </w:del>
      <w:del w:id="816" w:author="Christopher Richard Kruger" w:date="2019-01-15T15:09:00Z">
        <w:r w:rsidR="00A404F5" w:rsidDel="00090399">
          <w:delText>The workflow behind K-Means</w:delText>
        </w:r>
      </w:del>
      <w:del w:id="817" w:author="Christopher Richard Kruger" w:date="2019-01-26T12:20:00Z">
        <w:r w:rsidR="00A404F5" w:rsidDel="009E72E9">
          <w:delText xml:space="preserve"> is actually quite intuitive – </w:delText>
        </w:r>
      </w:del>
      <w:del w:id="818" w:author="Christopher Richard Kruger" w:date="2019-01-15T16:10:00Z">
        <w:r w:rsidR="00A404F5" w:rsidDel="00AB477E">
          <w:delText>here is</w:delText>
        </w:r>
      </w:del>
      <w:del w:id="819" w:author="Christopher Richard Kruger" w:date="2019-01-26T12:20:00Z">
        <w:r w:rsidR="00A404F5" w:rsidDel="009E72E9">
          <w:delText xml:space="preserve"> the no-math introduction to </w:delText>
        </w:r>
      </w:del>
      <w:del w:id="820" w:author="Christopher Richard Kruger" w:date="2019-01-15T16:10:00Z">
        <w:r w:rsidR="00A404F5" w:rsidDel="00AB477E">
          <w:delText>the clustering analysis</w:delText>
        </w:r>
      </w:del>
      <w:del w:id="821" w:author="Christopher Richard Kruger" w:date="2019-01-26T12:20:00Z">
        <w:r w:rsidR="00A404F5" w:rsidDel="009E72E9">
          <w:delText>:</w:delText>
        </w:r>
      </w:del>
    </w:p>
    <w:p w14:paraId="571B5F5C" w14:textId="1913EB95" w:rsidR="00042888" w:rsidDel="009E72E9" w:rsidRDefault="00042888" w:rsidP="00A404F5">
      <w:pPr>
        <w:pStyle w:val="P-Regular"/>
        <w:rPr>
          <w:del w:id="822" w:author="Christopher Richard Kruger" w:date="2019-01-26T12:20:00Z"/>
        </w:rPr>
      </w:pPr>
    </w:p>
    <w:p w14:paraId="50262C2E" w14:textId="63E4BBA9" w:rsidR="00A404F5" w:rsidDel="009E72E9" w:rsidRDefault="00A404F5" w:rsidP="00A404F5">
      <w:pPr>
        <w:pStyle w:val="P-Regular"/>
        <w:numPr>
          <w:ilvl w:val="0"/>
          <w:numId w:val="45"/>
        </w:numPr>
        <w:rPr>
          <w:del w:id="823" w:author="Christopher Richard Kruger" w:date="2019-01-26T12:20:00Z"/>
        </w:rPr>
      </w:pPr>
      <w:del w:id="824" w:author="Christopher Richard Kruger" w:date="2019-01-26T12:20:00Z">
        <w:r w:rsidDel="009E72E9">
          <w:delText>Pick K centroids (K = expected distinct # of clusters)</w:delText>
        </w:r>
      </w:del>
    </w:p>
    <w:p w14:paraId="6379BFCB" w14:textId="767E41FD" w:rsidR="00A404F5" w:rsidDel="009E72E9" w:rsidRDefault="00A404F5" w:rsidP="00A404F5">
      <w:pPr>
        <w:pStyle w:val="P-Regular"/>
        <w:numPr>
          <w:ilvl w:val="0"/>
          <w:numId w:val="45"/>
        </w:numPr>
        <w:rPr>
          <w:del w:id="825" w:author="Christopher Richard Kruger" w:date="2019-01-26T12:20:00Z"/>
        </w:rPr>
      </w:pPr>
      <w:del w:id="826" w:author="Christopher Richard Kruger" w:date="2019-01-26T12:20:00Z">
        <w:r w:rsidDel="009E72E9">
          <w:delText>Randomly place K centroids anywhere amongst your existing training data</w:delText>
        </w:r>
      </w:del>
    </w:p>
    <w:p w14:paraId="50BFBBD7" w14:textId="486A60DE" w:rsidR="00A404F5" w:rsidDel="009E72E9" w:rsidRDefault="00A404F5" w:rsidP="00A404F5">
      <w:pPr>
        <w:pStyle w:val="P-Regular"/>
        <w:numPr>
          <w:ilvl w:val="0"/>
          <w:numId w:val="45"/>
        </w:numPr>
        <w:rPr>
          <w:del w:id="827" w:author="Christopher Richard Kruger" w:date="2019-01-26T12:20:00Z"/>
        </w:rPr>
      </w:pPr>
      <w:del w:id="828" w:author="Christopher Richard Kruger" w:date="2019-01-26T12:20:00Z">
        <w:r w:rsidDel="009E72E9">
          <w:delText>Calculate the Euclidean distance from each centroid to all the points in your training data</w:delText>
        </w:r>
      </w:del>
    </w:p>
    <w:p w14:paraId="669612ED" w14:textId="2C8308F1" w:rsidR="00A404F5" w:rsidDel="009E72E9" w:rsidRDefault="00A404F5" w:rsidP="00A404F5">
      <w:pPr>
        <w:pStyle w:val="P-Regular"/>
        <w:numPr>
          <w:ilvl w:val="0"/>
          <w:numId w:val="45"/>
        </w:numPr>
        <w:rPr>
          <w:del w:id="829" w:author="Christopher Richard Kruger" w:date="2019-01-26T12:20:00Z"/>
        </w:rPr>
      </w:pPr>
      <w:del w:id="830" w:author="Christopher Richard Kruger" w:date="2019-01-26T12:20:00Z">
        <w:r w:rsidDel="009E72E9">
          <w:delText>Training data points get grouped in with their nearest centroid</w:delText>
        </w:r>
      </w:del>
    </w:p>
    <w:p w14:paraId="2660F68D" w14:textId="64148224" w:rsidR="00A404F5" w:rsidDel="009E72E9" w:rsidRDefault="00A404F5" w:rsidP="00A404F5">
      <w:pPr>
        <w:pStyle w:val="P-Regular"/>
        <w:numPr>
          <w:ilvl w:val="0"/>
          <w:numId w:val="45"/>
        </w:numPr>
        <w:rPr>
          <w:del w:id="831" w:author="Christopher Richard Kruger" w:date="2019-01-26T12:20:00Z"/>
        </w:rPr>
      </w:pPr>
      <w:del w:id="832" w:author="Christopher Richard Kruger" w:date="2019-01-26T12:20:00Z">
        <w:r w:rsidDel="009E72E9">
          <w:delText>Amongst data points grouped into each centroid, calculate the mean data point and move your centroid to that location.</w:delText>
        </w:r>
      </w:del>
    </w:p>
    <w:p w14:paraId="7247A98B" w14:textId="0DC63B20" w:rsidR="00367119" w:rsidDel="009E72E9" w:rsidRDefault="00A404F5">
      <w:pPr>
        <w:pStyle w:val="P-Regular"/>
        <w:ind w:left="720"/>
        <w:rPr>
          <w:del w:id="833" w:author="Christopher Richard Kruger" w:date="2019-01-26T12:20:00Z"/>
        </w:rPr>
        <w:pPrChange w:id="834" w:author="Christopher Richard Kruger" w:date="2019-01-13T17:22:00Z">
          <w:pPr>
            <w:pStyle w:val="P-Regular"/>
            <w:numPr>
              <w:numId w:val="45"/>
            </w:numPr>
            <w:ind w:left="720" w:hanging="360"/>
          </w:pPr>
        </w:pPrChange>
      </w:pPr>
      <w:del w:id="835" w:author="Christopher Richard Kruger" w:date="2019-01-26T12:20:00Z">
        <w:r w:rsidDel="009E72E9">
          <w:delText>Repeat the above process until convergence, or when membership in each group no longer changes.</w:delText>
        </w:r>
      </w:del>
    </w:p>
    <w:p w14:paraId="3ED980FE" w14:textId="21B0B564" w:rsidR="00DF53FE" w:rsidDel="009E72E9" w:rsidRDefault="00DF53FE" w:rsidP="00DF53FE">
      <w:pPr>
        <w:pStyle w:val="P-Regular"/>
        <w:ind w:left="720"/>
        <w:rPr>
          <w:del w:id="836" w:author="Christopher Richard Kruger" w:date="2019-01-26T12:20:00Z"/>
        </w:rPr>
      </w:pPr>
    </w:p>
    <w:p w14:paraId="39365AD4" w14:textId="22B34429" w:rsidR="00A404F5" w:rsidDel="009E72E9" w:rsidRDefault="00A404F5" w:rsidP="00A404F5">
      <w:pPr>
        <w:pStyle w:val="P-Regular"/>
        <w:rPr>
          <w:del w:id="837" w:author="Christopher Richard Kruger" w:date="2019-01-26T12:20:00Z"/>
        </w:rPr>
      </w:pPr>
      <w:del w:id="838" w:author="Christopher Richard Kruger" w:date="2019-01-26T12:20:00Z">
        <w:r w:rsidDel="009E72E9">
          <w:delText>And that’s it! Here is the above process laid out step by step with the previous</w:delText>
        </w:r>
        <w:r w:rsidR="00CE18B9" w:rsidDel="009E72E9">
          <w:delText xml:space="preserve"> simple</w:delText>
        </w:r>
        <w:r w:rsidDel="009E72E9">
          <w:delText xml:space="preserve"> cluster examples:</w:delText>
        </w:r>
      </w:del>
    </w:p>
    <w:p w14:paraId="75474696" w14:textId="66DA686F" w:rsidR="007A2DB8" w:rsidDel="009E72E9" w:rsidRDefault="007A2DB8" w:rsidP="007A2DB8">
      <w:pPr>
        <w:pStyle w:val="P-Regular"/>
        <w:jc w:val="center"/>
        <w:rPr>
          <w:del w:id="839" w:author="Christopher Richard Kruger" w:date="2019-01-26T12:20:00Z"/>
        </w:rPr>
      </w:pPr>
      <w:del w:id="840" w:author="Christopher Richard Kruger" w:date="2019-01-26T12:20:00Z">
        <w:r w:rsidRPr="007A2DB8" w:rsidDel="009E72E9">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3535" cy="1251767"/>
                      </a:xfrm>
                      <a:prstGeom prst="rect">
                        <a:avLst/>
                      </a:prstGeom>
                    </pic:spPr>
                  </pic:pic>
                </a:graphicData>
              </a:graphic>
            </wp:inline>
          </w:drawing>
        </w:r>
      </w:del>
    </w:p>
    <w:p w14:paraId="4A6BE4F3" w14:textId="519FA7A7" w:rsidR="007A2DB8" w:rsidDel="009E72E9" w:rsidRDefault="00323F5D">
      <w:pPr>
        <w:pStyle w:val="IMG-Caption"/>
        <w:rPr>
          <w:del w:id="841" w:author="Christopher Richard Kruger" w:date="2019-01-26T12:20:00Z"/>
        </w:rPr>
        <w:pPrChange w:id="842" w:author="Christopher Richard Kruger" w:date="2019-01-17T10:47:00Z">
          <w:pPr>
            <w:pStyle w:val="P-Regular"/>
            <w:jc w:val="center"/>
          </w:pPr>
        </w:pPrChange>
      </w:pPr>
      <w:ins w:id="843" w:author="Rutuja Yerunkar" w:date="2018-11-22T14:14:00Z">
        <w:del w:id="844" w:author="Christopher Richard Kruger" w:date="2019-01-26T12:20:00Z">
          <w:r w:rsidDel="009E72E9">
            <w:delText>Figure 1.</w:delText>
          </w:r>
        </w:del>
        <w:del w:id="845" w:author="Christopher Richard Kruger" w:date="2018-11-22T16:39:00Z">
          <w:r w:rsidDel="009C4699">
            <w:delText>11</w:delText>
          </w:r>
        </w:del>
        <w:del w:id="846" w:author="Christopher Richard Kruger" w:date="2019-01-26T12:20:00Z">
          <w:r w:rsidR="00067E6A" w:rsidDel="009E72E9">
            <w:delText xml:space="preserve"> </w:delText>
          </w:r>
        </w:del>
      </w:ins>
      <w:del w:id="847" w:author="Christopher Richard Kruger" w:date="2019-01-26T12:20:00Z">
        <w:r w:rsidR="007A2DB8" w:rsidDel="009E72E9">
          <w:delText>Original raw data charted on x,y coordinates</w:delText>
        </w:r>
      </w:del>
    </w:p>
    <w:p w14:paraId="283B0CE1" w14:textId="74EF8B34" w:rsidR="007A2DB8" w:rsidDel="009E72E9" w:rsidRDefault="007A2DB8" w:rsidP="007A2DB8">
      <w:pPr>
        <w:pStyle w:val="P-Regular"/>
        <w:jc w:val="center"/>
        <w:rPr>
          <w:del w:id="848" w:author="Christopher Richard Kruger" w:date="2019-01-26T12:20:00Z"/>
        </w:rPr>
      </w:pPr>
    </w:p>
    <w:p w14:paraId="7C69DBF7" w14:textId="694F1A73" w:rsidR="001243B4" w:rsidDel="009E72E9" w:rsidRDefault="007A2DB8" w:rsidP="00A404F5">
      <w:pPr>
        <w:pStyle w:val="P-Regular"/>
        <w:jc w:val="center"/>
        <w:rPr>
          <w:del w:id="849" w:author="Christopher Richard Kruger" w:date="2019-01-26T12:20:00Z"/>
        </w:rPr>
      </w:pPr>
      <w:del w:id="850" w:author="Christopher Richard Kruger" w:date="2019-01-26T12:20:00Z">
        <w:r w:rsidRPr="007A2DB8" w:rsidDel="009E72E9">
          <w:rPr>
            <w:noProof/>
            <w:lang w:val="en-IN" w:eastAsia="en-IN"/>
          </w:rPr>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6578" cy="3713569"/>
                      </a:xfrm>
                      <a:prstGeom prst="rect">
                        <a:avLst/>
                      </a:prstGeom>
                    </pic:spPr>
                  </pic:pic>
                </a:graphicData>
              </a:graphic>
            </wp:inline>
          </w:drawing>
        </w:r>
      </w:del>
    </w:p>
    <w:p w14:paraId="042896D5" w14:textId="1880C742" w:rsidR="007A2DB8" w:rsidRPr="005D18AF" w:rsidDel="009E72E9" w:rsidRDefault="005166C8" w:rsidP="005166C8">
      <w:pPr>
        <w:pStyle w:val="IMG-Caption"/>
        <w:rPr>
          <w:del w:id="851" w:author="Christopher Richard Kruger" w:date="2019-01-26T12:20:00Z"/>
        </w:rPr>
      </w:pPr>
      <w:del w:id="852" w:author="Christopher Richard Kruger" w:date="2019-01-26T12:20:00Z">
        <w:r w:rsidDel="009E72E9">
          <w:delText xml:space="preserve">Figure </w:delText>
        </w:r>
      </w:del>
      <w:ins w:id="853" w:author="Rutuja Yerunkar" w:date="2018-11-22T14:15:00Z">
        <w:del w:id="854" w:author="Christopher Richard Kruger" w:date="2019-01-26T12:20:00Z">
          <w:r w:rsidR="00323F5D" w:rsidDel="009E72E9">
            <w:delText>1.</w:delText>
          </w:r>
        </w:del>
        <w:del w:id="855" w:author="Christopher Richard Kruger" w:date="2018-11-22T16:39:00Z">
          <w:r w:rsidR="00323F5D" w:rsidDel="009C4699">
            <w:delText>12</w:delText>
          </w:r>
        </w:del>
      </w:ins>
      <w:del w:id="856" w:author="Christopher Richard Kruger" w:date="2019-01-26T12:20:00Z">
        <w:r w:rsidDel="009E72E9">
          <w:delText>: Clockwise from top left – Red points are randomly initialized centroids, and closest data points are assigned to groupings of each centroid (denoted by distinct color).</w:delText>
        </w:r>
      </w:del>
    </w:p>
    <w:p w14:paraId="3FCBBFB6" w14:textId="6DFC1569" w:rsidR="00042888" w:rsidDel="009E72E9" w:rsidRDefault="00427C95" w:rsidP="005166C8">
      <w:pPr>
        <w:pStyle w:val="P-Regular"/>
        <w:rPr>
          <w:del w:id="857" w:author="Christopher Richard Kruger" w:date="2019-01-26T12:20:00Z"/>
        </w:rPr>
      </w:pPr>
      <w:ins w:id="858" w:author="Rutuja Yerunkar" w:date="2018-11-22T14:19:00Z">
        <w:del w:id="859" w:author="Christopher Richard Kruger" w:date="2019-01-26T12:20:00Z">
          <w:r w:rsidDel="009E72E9">
            <w:delText xml:space="preserve"> </w:delText>
          </w:r>
        </w:del>
      </w:ins>
      <w:ins w:id="860" w:author="Rutuja Yerunkar" w:date="2018-11-22T14:22:00Z">
        <w:del w:id="861" w:author="Christopher Richard Kruger" w:date="2019-01-26T12:20:00Z">
          <w:r w:rsidDel="009E72E9">
            <w:delText xml:space="preserve">K-Means Clustering </w:delText>
          </w:r>
        </w:del>
        <w:del w:id="862" w:author="Christopher Richard Kruger" w:date="2019-01-17T10:47:00Z">
          <w:r w:rsidDel="006B505A">
            <w:delText>Step-by-Step</w:delText>
          </w:r>
        </w:del>
        <w:del w:id="863" w:author="Christopher Richard Kruger" w:date="2019-01-26T12:20:00Z">
          <w:r w:rsidDel="009E72E9">
            <w:delText xml:space="preserve"> Walkthrough</w:delText>
          </w:r>
        </w:del>
      </w:ins>
      <w:ins w:id="864" w:author="Rutuja Yerunkar" w:date="2018-11-22T15:44:00Z">
        <w:del w:id="865" w:author="Christopher Richard Kruger" w:date="2019-01-26T12:20:00Z">
          <w:r w:rsidR="00A42F85" w:rsidDel="009E72E9">
            <w:delText>Preceding</w:delText>
          </w:r>
        </w:del>
      </w:ins>
      <w:ins w:id="866" w:author="Rutuja Yerunkar" w:date="2018-11-22T14:27:00Z">
        <w:del w:id="867" w:author="Christopher Richard Kruger" w:date="2019-01-26T12:20:00Z">
          <w:r w:rsidR="00123998" w:rsidDel="009E72E9">
            <w:delText xml:space="preserve"> </w:delText>
          </w:r>
        </w:del>
      </w:ins>
      <w:del w:id="868" w:author="Christopher Richard Kruger" w:date="2019-01-26T12:20:00Z">
        <w:r w:rsidR="005166C8" w:rsidDel="009E72E9">
          <w:delTex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delText>
        </w:r>
      </w:del>
    </w:p>
    <w:p w14:paraId="068686B5" w14:textId="7ACE48BD" w:rsidR="00042888" w:rsidDel="009E72E9" w:rsidRDefault="00042888" w:rsidP="005166C8">
      <w:pPr>
        <w:pStyle w:val="P-Regular"/>
        <w:rPr>
          <w:del w:id="869" w:author="Christopher Richard Kruger" w:date="2019-01-26T12:20:00Z"/>
        </w:rPr>
      </w:pPr>
    </w:p>
    <w:p w14:paraId="71EA7C35" w14:textId="52D17726" w:rsidR="00042888" w:rsidDel="009E72E9" w:rsidRDefault="00042888" w:rsidP="005166C8">
      <w:pPr>
        <w:pStyle w:val="P-Regular"/>
        <w:rPr>
          <w:del w:id="870" w:author="Christopher Richard Kruger" w:date="2019-01-26T12:20:00Z"/>
        </w:rPr>
      </w:pPr>
      <w:del w:id="871" w:author="Christopher Richard Kruger" w:date="2019-01-26T12:20:00Z">
        <w:r w:rsidRPr="00042888" w:rsidDel="009E72E9">
          <w:rPr>
            <w:noProof/>
            <w:lang w:val="en-IN" w:eastAsia="en-IN"/>
          </w:rPr>
          <w:drawing>
            <wp:inline distT="0" distB="0" distL="0" distR="0" wp14:anchorId="3BAA4A9D" wp14:editId="486459ED">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71675"/>
                      </a:xfrm>
                      <a:prstGeom prst="rect">
                        <a:avLst/>
                      </a:prstGeom>
                    </pic:spPr>
                  </pic:pic>
                </a:graphicData>
              </a:graphic>
            </wp:inline>
          </w:drawing>
        </w:r>
      </w:del>
    </w:p>
    <w:p w14:paraId="4BABEEC5" w14:textId="0CBE70BB" w:rsidR="005166C8" w:rsidDel="009E72E9" w:rsidRDefault="005166C8" w:rsidP="005166C8">
      <w:pPr>
        <w:pStyle w:val="IMG-Caption"/>
        <w:rPr>
          <w:del w:id="872" w:author="Christopher Richard Kruger" w:date="2019-01-26T12:20:00Z"/>
        </w:rPr>
      </w:pPr>
      <w:del w:id="873" w:author="Christopher Richard Kruger" w:date="2019-01-26T12:20:00Z">
        <w:r w:rsidDel="009E72E9">
          <w:delText xml:space="preserve">Figure </w:delText>
        </w:r>
      </w:del>
      <w:ins w:id="874" w:author="Rutuja Yerunkar" w:date="2018-11-22T14:17:00Z">
        <w:del w:id="875" w:author="Christopher Richard Kruger" w:date="2019-01-26T12:20:00Z">
          <w:r w:rsidR="00323F5D" w:rsidDel="009E72E9">
            <w:delText>1.1</w:delText>
          </w:r>
        </w:del>
        <w:del w:id="876" w:author="Christopher Richard Kruger" w:date="2018-11-22T16:39:00Z">
          <w:r w:rsidR="00323F5D" w:rsidDel="009C4699">
            <w:delText>3</w:delText>
          </w:r>
        </w:del>
      </w:ins>
      <w:del w:id="877" w:author="Christopher Richard Kruger" w:date="2019-01-26T12:20:00Z">
        <w:r w:rsidDel="009E72E9">
          <w:delText xml:space="preserve">: 2d plot, 3d plot, nd plot  </w:delText>
        </w:r>
      </w:del>
    </w:p>
    <w:p w14:paraId="1DF3DC9A" w14:textId="00F761EC" w:rsidR="00042888" w:rsidDel="009E72E9" w:rsidRDefault="00042888" w:rsidP="005166C8">
      <w:pPr>
        <w:pStyle w:val="P-Regular"/>
        <w:rPr>
          <w:del w:id="878" w:author="Christopher Richard Kruger" w:date="2019-01-26T12:20:00Z"/>
        </w:rPr>
      </w:pPr>
    </w:p>
    <w:p w14:paraId="2F62BC0A" w14:textId="08CC9622" w:rsidR="005166C8" w:rsidDel="006B505A" w:rsidRDefault="005166C8" w:rsidP="005166C8">
      <w:pPr>
        <w:pStyle w:val="P-Regular"/>
        <w:rPr>
          <w:del w:id="879" w:author="Christopher Richard Kruger" w:date="2019-01-17T10:51:00Z"/>
        </w:rPr>
      </w:pPr>
      <w:del w:id="880" w:author="Christopher Richard Kruger" w:date="2019-01-17T10:51:00Z">
        <w:r w:rsidDel="006B505A">
          <w:delText>To add more detail</w:delText>
        </w:r>
      </w:del>
      <w:del w:id="881" w:author="Christopher Richard Kruger" w:date="2019-01-26T12:20:00Z">
        <w:r w:rsidDel="009E72E9">
          <w:delText xml:space="preserve"> let’s walk through the example given in the </w:delText>
        </w:r>
      </w:del>
      <w:ins w:id="882" w:author="Rutuja Yerunkar" w:date="2018-11-22T14:18:00Z">
        <w:del w:id="883" w:author="Christopher Richard Kruger" w:date="2019-01-26T12:20:00Z">
          <w:r w:rsidR="00427C95" w:rsidDel="009E72E9">
            <w:delText>introductory</w:delText>
          </w:r>
        </w:del>
      </w:ins>
      <w:del w:id="884" w:author="Christopher Richard Kruger" w:date="2019-01-26T12:20:00Z">
        <w:r w:rsidDel="009E72E9">
          <w:delText xml:space="preserve">section again with some of the math that supports K-Means. </w:delText>
        </w:r>
        <w:r w:rsidR="00042888" w:rsidDel="009E72E9">
          <w:delText>The key component at play is the Euclidean distance formula:</w:delText>
        </w:r>
      </w:del>
    </w:p>
    <w:p w14:paraId="79D49908" w14:textId="2BA85BA9" w:rsidR="005166C8" w:rsidDel="009E72E9" w:rsidRDefault="005166C8" w:rsidP="005166C8">
      <w:pPr>
        <w:pStyle w:val="P-Regular"/>
        <w:rPr>
          <w:del w:id="885" w:author="Christopher Richard Kruger" w:date="2019-01-26T12:20:00Z"/>
        </w:rPr>
      </w:pPr>
    </w:p>
    <w:p w14:paraId="0B68BCEB" w14:textId="0427BFBD" w:rsidR="006B505A" w:rsidRPr="005166C8" w:rsidDel="009E72E9" w:rsidRDefault="005166C8">
      <w:pPr>
        <w:pStyle w:val="IMG-Caption"/>
        <w:rPr>
          <w:del w:id="886" w:author="Christopher Richard Kruger" w:date="2019-01-26T12:20:00Z"/>
        </w:rPr>
        <w:pPrChange w:id="887" w:author="Christopher Richard Kruger" w:date="2019-01-17T10:51:00Z">
          <w:pPr>
            <w:pStyle w:val="P-Regular"/>
          </w:pPr>
        </w:pPrChange>
      </w:pPr>
      <m:oMathPara>
        <m:oMath>
          <m:r>
            <w:del w:id="888" w:author="Christopher Richard Kruger" w:date="2019-01-26T12:20:00Z">
              <m:rPr>
                <m:sty m:val="bi"/>
              </m:rPr>
              <w:rPr>
                <w:rFonts w:ascii="Cambria Math" w:hAnsi="Cambria Math"/>
              </w:rPr>
              <m:t>d</m:t>
            </w:del>
          </m:r>
          <m:d>
            <m:dPr>
              <m:ctrlPr>
                <w:del w:id="889" w:author="Christopher Richard Kruger" w:date="2019-01-26T12:20:00Z">
                  <w:rPr>
                    <w:rFonts w:ascii="Cambria Math" w:hAnsi="Cambria Math"/>
                    <w:i/>
                  </w:rPr>
                </w:del>
              </m:ctrlPr>
            </m:dPr>
            <m:e>
              <m:d>
                <m:dPr>
                  <m:ctrlPr>
                    <w:del w:id="890" w:author="Christopher Richard Kruger" w:date="2019-01-26T12:20:00Z">
                      <w:rPr>
                        <w:rFonts w:ascii="Cambria Math" w:hAnsi="Cambria Math"/>
                        <w:i/>
                      </w:rPr>
                    </w:del>
                  </m:ctrlPr>
                </m:dPr>
                <m:e>
                  <m:r>
                    <w:del w:id="891" w:author="Christopher Richard Kruger" w:date="2019-01-26T12:20:00Z">
                      <m:rPr>
                        <m:sty m:val="bi"/>
                      </m:rPr>
                      <w:rPr>
                        <w:rFonts w:ascii="Cambria Math" w:hAnsi="Cambria Math"/>
                      </w:rPr>
                      <m:t>x,y</m:t>
                    </w:del>
                  </m:r>
                </m:e>
              </m:d>
              <m:r>
                <w:del w:id="892" w:author="Christopher Richard Kruger" w:date="2019-01-26T12:20:00Z">
                  <m:rPr>
                    <m:sty m:val="bi"/>
                  </m:rPr>
                  <w:rPr>
                    <w:rFonts w:ascii="Cambria Math" w:hAnsi="Cambria Math"/>
                  </w:rPr>
                  <m:t>,</m:t>
                </w:del>
              </m:r>
              <m:d>
                <m:dPr>
                  <m:ctrlPr>
                    <w:del w:id="893" w:author="Christopher Richard Kruger" w:date="2019-01-26T12:20:00Z">
                      <w:rPr>
                        <w:rFonts w:ascii="Cambria Math" w:hAnsi="Cambria Math"/>
                        <w:i/>
                      </w:rPr>
                    </w:del>
                  </m:ctrlPr>
                </m:dPr>
                <m:e>
                  <m:r>
                    <w:del w:id="894" w:author="Christopher Richard Kruger" w:date="2019-01-26T12:20:00Z">
                      <m:rPr>
                        <m:sty m:val="bi"/>
                      </m:rPr>
                      <w:rPr>
                        <w:rFonts w:ascii="Cambria Math" w:hAnsi="Cambria Math"/>
                      </w:rPr>
                      <m:t>a,b</m:t>
                    </w:del>
                  </m:r>
                </m:e>
              </m:d>
            </m:e>
          </m:d>
          <m:r>
            <w:del w:id="895" w:author="Christopher Richard Kruger" w:date="2019-01-26T12:20:00Z">
              <m:rPr>
                <m:sty m:val="bi"/>
              </m:rPr>
              <w:rPr>
                <w:rFonts w:ascii="Cambria Math" w:hAnsi="Cambria Math"/>
              </w:rPr>
              <m:t xml:space="preserve">= </m:t>
            </w:del>
          </m:r>
          <m:rad>
            <m:radPr>
              <m:degHide m:val="1"/>
              <m:ctrlPr>
                <w:del w:id="896" w:author="Christopher Richard Kruger" w:date="2019-01-26T12:20:00Z">
                  <w:rPr>
                    <w:rFonts w:ascii="Cambria Math" w:hAnsi="Cambria Math"/>
                    <w:i/>
                  </w:rPr>
                </w:del>
              </m:ctrlPr>
            </m:radPr>
            <m:deg/>
            <m:e>
              <m:sSup>
                <m:sSupPr>
                  <m:ctrlPr>
                    <w:del w:id="897" w:author="Christopher Richard Kruger" w:date="2019-01-26T12:20:00Z">
                      <w:rPr>
                        <w:rFonts w:ascii="Cambria Math" w:hAnsi="Cambria Math"/>
                        <w:i/>
                      </w:rPr>
                    </w:del>
                  </m:ctrlPr>
                </m:sSupPr>
                <m:e>
                  <m:r>
                    <w:del w:id="898" w:author="Christopher Richard Kruger" w:date="2019-01-26T12:20:00Z">
                      <m:rPr>
                        <m:sty m:val="bi"/>
                      </m:rPr>
                      <w:rPr>
                        <w:rFonts w:ascii="Cambria Math" w:hAnsi="Cambria Math"/>
                      </w:rPr>
                      <m:t>(x-a)</m:t>
                    </w:del>
                  </m:r>
                </m:e>
                <m:sup>
                  <m:r>
                    <w:del w:id="899" w:author="Christopher Richard Kruger" w:date="2019-01-26T12:20:00Z">
                      <m:rPr>
                        <m:sty m:val="bi"/>
                      </m:rPr>
                      <w:rPr>
                        <w:rFonts w:ascii="Cambria Math" w:hAnsi="Cambria Math"/>
                      </w:rPr>
                      <m:t>2</m:t>
                    </w:del>
                  </m:r>
                </m:sup>
              </m:sSup>
              <m:r>
                <w:del w:id="900" w:author="Christopher Richard Kruger" w:date="2019-01-26T12:20:00Z">
                  <m:rPr>
                    <m:sty m:val="bi"/>
                  </m:rPr>
                  <w:rPr>
                    <w:rFonts w:ascii="Cambria Math" w:hAnsi="Cambria Math"/>
                  </w:rPr>
                  <m:t>+</m:t>
                </w:del>
              </m:r>
              <m:sSup>
                <m:sSupPr>
                  <m:ctrlPr>
                    <w:del w:id="901" w:author="Christopher Richard Kruger" w:date="2019-01-26T12:20:00Z">
                      <w:rPr>
                        <w:rFonts w:ascii="Cambria Math" w:hAnsi="Cambria Math"/>
                        <w:i/>
                      </w:rPr>
                    </w:del>
                  </m:ctrlPr>
                </m:sSupPr>
                <m:e>
                  <m:r>
                    <w:del w:id="902" w:author="Christopher Richard Kruger" w:date="2019-01-26T12:20:00Z">
                      <m:rPr>
                        <m:sty m:val="bi"/>
                      </m:rPr>
                      <w:rPr>
                        <w:rFonts w:ascii="Cambria Math" w:hAnsi="Cambria Math"/>
                      </w:rPr>
                      <m:t>(y-b)</m:t>
                    </w:del>
                  </m:r>
                </m:e>
                <m:sup>
                  <m:r>
                    <w:del w:id="903" w:author="Christopher Richard Kruger" w:date="2019-01-26T12:20:00Z">
                      <m:rPr>
                        <m:sty m:val="bi"/>
                      </m:rPr>
                      <w:rPr>
                        <w:rFonts w:ascii="Cambria Math" w:hAnsi="Cambria Math"/>
                      </w:rPr>
                      <m:t>2</m:t>
                    </w:del>
                  </m:r>
                </m:sup>
              </m:sSup>
            </m:e>
          </m:rad>
        </m:oMath>
      </m:oMathPara>
    </w:p>
    <w:p w14:paraId="2C381F8D" w14:textId="13DF79F3" w:rsidR="009C4699" w:rsidDel="00E8638B" w:rsidRDefault="009C4699">
      <w:pPr>
        <w:pStyle w:val="SB-Sidebar"/>
        <w:rPr>
          <w:del w:id="904" w:author="Christopher Richard Kruger" w:date="2019-01-13T17:41:00Z"/>
        </w:rPr>
        <w:pPrChange w:id="905" w:author="Christopher Richard Kruger" w:date="2018-11-22T16:29:00Z">
          <w:pPr>
            <w:pStyle w:val="P-Regular"/>
          </w:pPr>
        </w:pPrChange>
      </w:pPr>
    </w:p>
    <w:p w14:paraId="43D9FD61" w14:textId="237064E4" w:rsidR="00042888" w:rsidDel="009E72E9" w:rsidRDefault="00042888" w:rsidP="00042888">
      <w:pPr>
        <w:pStyle w:val="P-Regular"/>
        <w:rPr>
          <w:del w:id="906" w:author="Christopher Richard Kruger" w:date="2019-01-26T12:20:00Z"/>
        </w:rPr>
      </w:pPr>
      <w:del w:id="907" w:author="Christopher Richard Kruger" w:date="2019-01-26T12:20:00Z">
        <w:r w:rsidDel="009E72E9">
          <w:delText>Centroids are randomly set at the beginning as points in your n-dimensional space. Each of these centers is fed into the above formula as (a,b), and a point in your space is fed in as (x,y). Distances are calculated between each point and the coordinates of every centroid, with the centroid of smallest distance away chosen as the point’s group. This process can be seen below:</w:delText>
        </w:r>
      </w:del>
    </w:p>
    <w:p w14:paraId="1CDA4E1A" w14:textId="5E7B0E94" w:rsidR="00042888" w:rsidDel="009E72E9" w:rsidRDefault="00042888" w:rsidP="00042888">
      <w:pPr>
        <w:pStyle w:val="P-Regular"/>
        <w:rPr>
          <w:del w:id="908" w:author="Christopher Richard Kruger" w:date="2019-01-26T12:20:00Z"/>
        </w:rPr>
      </w:pPr>
    </w:p>
    <w:p w14:paraId="7DF30971" w14:textId="23A4F771" w:rsidR="00042888" w:rsidDel="009E72E9" w:rsidRDefault="00042888" w:rsidP="00DA730F">
      <w:pPr>
        <w:pStyle w:val="L-Numbers"/>
        <w:rPr>
          <w:del w:id="909" w:author="Christopher Richard Kruger" w:date="2019-01-26T12:20:00Z"/>
        </w:rPr>
      </w:pPr>
      <w:del w:id="910" w:author="Christopher Richard Kruger" w:date="2019-01-26T12:20:00Z">
        <w:r w:rsidDel="009E72E9">
          <w:delText>Random Centroids: [ (2,5) , (8,3) , (4, 5) ]</w:delText>
        </w:r>
      </w:del>
    </w:p>
    <w:p w14:paraId="6FBE379F" w14:textId="6AFCF3C6" w:rsidR="00042888" w:rsidDel="009E72E9" w:rsidRDefault="00042888" w:rsidP="00DA730F">
      <w:pPr>
        <w:pStyle w:val="L-Numbers"/>
        <w:rPr>
          <w:del w:id="911" w:author="Christopher Richard Kruger" w:date="2019-01-26T12:20:00Z"/>
        </w:rPr>
      </w:pPr>
      <w:del w:id="912" w:author="Christopher Richard Kruger" w:date="2019-01-26T12:20:00Z">
        <w:r w:rsidDel="009E72E9">
          <w:delText>Arbitrary point x: (0, 8)</w:delText>
        </w:r>
      </w:del>
    </w:p>
    <w:p w14:paraId="6F68CD77" w14:textId="58873A47" w:rsidR="00042888" w:rsidDel="009E72E9" w:rsidRDefault="00042888" w:rsidP="00DA730F">
      <w:pPr>
        <w:pStyle w:val="L-Numbers"/>
        <w:rPr>
          <w:del w:id="913" w:author="Christopher Richard Kruger" w:date="2019-01-26T12:20:00Z"/>
        </w:rPr>
      </w:pPr>
      <w:del w:id="914" w:author="Christopher Richard Kruger" w:date="2019-01-26T12:20:00Z">
        <w:r w:rsidDel="009E72E9">
          <w:delText xml:space="preserve">Distance from point to each centroid: [ 3.61, 9.43, 5.00 ] </w:delText>
        </w:r>
      </w:del>
    </w:p>
    <w:p w14:paraId="4FB701F0" w14:textId="74E11CBE" w:rsidR="00042888" w:rsidDel="009E72E9" w:rsidRDefault="00042888" w:rsidP="00DA730F">
      <w:pPr>
        <w:pStyle w:val="L-Numbers"/>
        <w:rPr>
          <w:del w:id="915" w:author="Christopher Richard Kruger" w:date="2019-01-26T12:20:00Z"/>
        </w:rPr>
      </w:pPr>
      <w:del w:id="916" w:author="Christopher Richard Kruger" w:date="2019-01-26T12:20:00Z">
        <w:r w:rsidDel="009E72E9">
          <w:delText>Point x is assigned to Centroid 1.</w:delText>
        </w:r>
      </w:del>
    </w:p>
    <w:p w14:paraId="2F8C8E11" w14:textId="174642BD" w:rsidR="00042888" w:rsidRPr="00042888" w:rsidDel="009E72E9" w:rsidRDefault="00042888" w:rsidP="00042888">
      <w:pPr>
        <w:pStyle w:val="P-Regular"/>
        <w:rPr>
          <w:del w:id="917" w:author="Christopher Richard Kruger" w:date="2019-01-26T12:20:00Z"/>
        </w:rPr>
      </w:pPr>
      <w:del w:id="918" w:author="Christopher Richard Kruger" w:date="2019-01-26T12:20:00Z">
        <w:r w:rsidDel="009E72E9">
          <w:delText xml:space="preserve">This process is repeated for every point in the dataset until each point is assigned to a cluster. After each point is assigned, the mean point is calculated among all of the points </w:delText>
        </w:r>
        <w:r w:rsidRPr="00123998" w:rsidDel="009E72E9">
          <w:delText>within</w:delText>
        </w:r>
        <w:r w:rsidDel="009E72E9">
          <w:delText xml:space="preserve"> each cluster. Calculation of mean among these points is the same as calculating a mean between single integers. An example of this can be seen here:</w:delText>
        </w:r>
      </w:del>
    </w:p>
    <w:p w14:paraId="3E32E11E" w14:textId="73454A6F" w:rsidR="00042888" w:rsidRPr="00042888" w:rsidDel="009E72E9" w:rsidRDefault="00042888" w:rsidP="00DA730F">
      <w:pPr>
        <w:pStyle w:val="L-Numbers"/>
        <w:numPr>
          <w:ilvl w:val="0"/>
          <w:numId w:val="48"/>
        </w:numPr>
        <w:rPr>
          <w:del w:id="919" w:author="Christopher Richard Kruger" w:date="2019-01-26T12:20:00Z"/>
        </w:rPr>
      </w:pPr>
      <w:del w:id="920" w:author="Christopher Richard Kruger" w:date="2019-01-26T12:20:00Z">
        <w:r w:rsidDel="009E72E9">
          <w:delText>Cluster 1 Membership: [ (0,8), (3,8), (3,4) ]</w:delText>
        </w:r>
      </w:del>
    </w:p>
    <w:p w14:paraId="40F3058E" w14:textId="3A3EFDB0" w:rsidR="00042888" w:rsidDel="009E72E9" w:rsidRDefault="00042888" w:rsidP="00DA730F">
      <w:pPr>
        <w:pStyle w:val="L-Numbers"/>
        <w:rPr>
          <w:del w:id="921" w:author="Christopher Richard Kruger" w:date="2019-01-26T12:20:00Z"/>
        </w:rPr>
      </w:pPr>
      <w:del w:id="922" w:author="Christopher Richard Kruger" w:date="2019-01-26T12:20:00Z">
        <w:r w:rsidDel="009E72E9">
          <w:delText>Mean point calculation: [ (0+3+3)/3 , (8+8+4)/3 ] = (2, 6.67)</w:delText>
        </w:r>
      </w:del>
    </w:p>
    <w:p w14:paraId="4628E144" w14:textId="47C538FE" w:rsidR="00042888" w:rsidDel="009E72E9" w:rsidRDefault="00042888" w:rsidP="00DA730F">
      <w:pPr>
        <w:pStyle w:val="L-Numbers"/>
        <w:rPr>
          <w:del w:id="923" w:author="Christopher Richard Kruger" w:date="2019-01-26T12:20:00Z"/>
        </w:rPr>
      </w:pPr>
      <w:del w:id="924" w:author="Christopher Richard Kruger" w:date="2019-01-26T12:20:00Z">
        <w:r w:rsidDel="009E72E9">
          <w:delText>Centroid for Cluster one becomes (2, 6.67)</w:delText>
        </w:r>
      </w:del>
    </w:p>
    <w:p w14:paraId="2956CEE3" w14:textId="12C5F01F" w:rsidR="00042888" w:rsidDel="009E72E9" w:rsidRDefault="00042888" w:rsidP="00DA730F">
      <w:pPr>
        <w:pStyle w:val="L-Numbers"/>
        <w:rPr>
          <w:del w:id="925" w:author="Christopher Richard Kruger" w:date="2019-01-26T12:20:00Z"/>
        </w:rPr>
      </w:pPr>
      <w:del w:id="926" w:author="Christopher Richard Kruger" w:date="2019-01-26T12:20:00Z">
        <w:r w:rsidDel="009E72E9">
          <w:delText>Repeat process until distance between new and old centroids = 0</w:delText>
        </w:r>
      </w:del>
    </w:p>
    <w:p w14:paraId="4D9A8EDA" w14:textId="612FF241" w:rsidR="0076440F" w:rsidRPr="00C267D9" w:rsidDel="009E72E9" w:rsidRDefault="0076440F">
      <w:pPr>
        <w:pStyle w:val="P-Regular"/>
        <w:rPr>
          <w:del w:id="927" w:author="Christopher Richard Kruger" w:date="2019-01-26T12:20:00Z"/>
          <w:rStyle w:val="P-Keyword"/>
          <w:b w:val="0"/>
          <w:u w:val="none"/>
          <w:shd w:val="clear" w:color="auto" w:fill="auto"/>
          <w:rPrChange w:id="928" w:author="Christopher Richard Kruger" w:date="2019-01-17T11:21:00Z">
            <w:rPr>
              <w:del w:id="929" w:author="Christopher Richard Kruger" w:date="2019-01-26T12:20:00Z"/>
            </w:rPr>
          </w:rPrChange>
        </w:rPr>
        <w:pPrChange w:id="930" w:author="Christopher Richard Kruger" w:date="2019-01-17T11:21:00Z">
          <w:pPr>
            <w:pStyle w:val="P-Regular"/>
            <w:ind w:left="720"/>
          </w:pPr>
        </w:pPrChange>
      </w:pPr>
    </w:p>
    <w:p w14:paraId="226A18B5" w14:textId="7A67854D" w:rsidR="00D41DFE" w:rsidDel="009C4699" w:rsidRDefault="00D41DFE" w:rsidP="00393501">
      <w:pPr>
        <w:pStyle w:val="H2-General"/>
        <w:rPr>
          <w:ins w:id="931" w:author="Rutuja Yerunkar" w:date="2018-11-22T15:14:00Z"/>
          <w:del w:id="932" w:author="Christopher Richard Kruger" w:date="2018-11-22T16:33:00Z"/>
        </w:rPr>
      </w:pPr>
      <w:ins w:id="933" w:author="Rutuja Yerunkar" w:date="2018-11-22T15:14:00Z">
        <w:del w:id="934" w:author="Christopher Richard Kruger" w:date="2018-11-22T16:33:00Z">
          <w:r w:rsidDel="009C4699">
            <w:delText xml:space="preserve"> </w:delText>
          </w:r>
        </w:del>
      </w:ins>
    </w:p>
    <w:p w14:paraId="5B42A1B5" w14:textId="7D88DFBF" w:rsidR="00393501" w:rsidDel="00367119" w:rsidRDefault="00393501">
      <w:pPr>
        <w:pStyle w:val="H2-General"/>
        <w:rPr>
          <w:del w:id="935" w:author="Christopher Richard Kruger" w:date="2018-11-22T16:32:00Z"/>
        </w:rPr>
      </w:pPr>
      <w:del w:id="936" w:author="Christopher Richard Kruger" w:date="2019-01-26T12:20:00Z">
        <w:r w:rsidDel="009E72E9">
          <w:delText>Activity</w:delText>
        </w:r>
      </w:del>
      <w:ins w:id="937" w:author="Rutuja Yerunkar" w:date="2018-11-22T15:15:00Z">
        <w:del w:id="938" w:author="Christopher Richard Kruger" w:date="2019-01-26T12:20:00Z">
          <w:r w:rsidR="00D41DFE" w:rsidDel="009E72E9">
            <w:delText xml:space="preserve"> 2</w:delText>
          </w:r>
        </w:del>
      </w:ins>
      <w:del w:id="939" w:author="Christopher Richard Kruger" w:date="2019-01-26T12:20:00Z">
        <w:r w:rsidDel="009E72E9">
          <w:delText xml:space="preserve">: </w:delText>
        </w:r>
      </w:del>
      <w:ins w:id="940" w:author="Rutuja Yerunkar" w:date="2018-11-22T15:14:00Z">
        <w:del w:id="941" w:author="Christopher Richard Kruger" w:date="2019-01-26T12:20:00Z">
          <w:r w:rsidR="00D41DFE" w:rsidDel="009E72E9">
            <w:delText xml:space="preserve">Implementing </w:delText>
          </w:r>
        </w:del>
      </w:ins>
      <w:del w:id="942" w:author="Christopher Richard Kruger" w:date="2019-01-26T12:20:00Z">
        <w:r w:rsidDel="009E72E9">
          <w:delText>K-Means Clustering</w:delText>
        </w:r>
      </w:del>
    </w:p>
    <w:p w14:paraId="2642814F" w14:textId="0D56FA7B" w:rsidR="00042888" w:rsidDel="009C4699" w:rsidRDefault="00042888" w:rsidP="0080424C">
      <w:pPr>
        <w:pStyle w:val="P-Regular"/>
        <w:rPr>
          <w:del w:id="943" w:author="Christopher Richard Kruger" w:date="2018-11-22T16:33:00Z"/>
        </w:rPr>
      </w:pPr>
      <w:del w:id="944" w:author="Christopher Richard Kruger" w:date="2018-11-22T16:33:00Z">
        <w:r w:rsidDel="009C4699">
          <w:delText xml:space="preserve">In this activity you will take </w:delText>
        </w:r>
      </w:del>
      <w:del w:id="945" w:author="Christopher Richard Kruger" w:date="2019-01-26T12:20:00Z">
        <w:r w:rsidDel="009E72E9">
          <w:delText>what you have learned in the above sections and implement K-Means from scratch in Python. Please open your favorite editing platform and try the following:</w:delText>
        </w:r>
      </w:del>
    </w:p>
    <w:p w14:paraId="60678465" w14:textId="5CD3F5CE" w:rsidR="00042888" w:rsidDel="009E72E9" w:rsidRDefault="00042888" w:rsidP="0080424C">
      <w:pPr>
        <w:pStyle w:val="P-Regular"/>
        <w:rPr>
          <w:del w:id="946" w:author="Christopher Richard Kruger" w:date="2019-01-26T12:20:00Z"/>
        </w:rPr>
      </w:pPr>
    </w:p>
    <w:p w14:paraId="7E4F0894" w14:textId="0A8ADAE8" w:rsidR="00042888" w:rsidDel="009E72E9" w:rsidRDefault="00042888" w:rsidP="00DA730F">
      <w:pPr>
        <w:pStyle w:val="L-Numbers"/>
        <w:numPr>
          <w:ilvl w:val="0"/>
          <w:numId w:val="49"/>
        </w:numPr>
        <w:rPr>
          <w:del w:id="947" w:author="Christopher Richard Kruger" w:date="2019-01-26T12:20:00Z"/>
        </w:rPr>
      </w:pPr>
      <w:del w:id="948" w:author="Christopher Richard Kruger" w:date="2019-01-26T12:20:00Z">
        <w:r w:rsidDel="009E72E9">
          <w:delText>Using NumPy and the above Euclidean distance formula, write a function that calculates the distance between two coordinates.</w:delText>
        </w:r>
      </w:del>
    </w:p>
    <w:p w14:paraId="39091991" w14:textId="1696A9C4" w:rsidR="00042888" w:rsidDel="009E72E9" w:rsidRDefault="00042888" w:rsidP="00D41DFE">
      <w:pPr>
        <w:pStyle w:val="L-Numbers"/>
        <w:rPr>
          <w:del w:id="949" w:author="Christopher Richard Kruger" w:date="2019-01-26T12:20:00Z"/>
        </w:rPr>
      </w:pPr>
      <w:del w:id="950" w:author="Christopher Richard Kruger" w:date="2019-01-26T12:20:00Z">
        <w:r w:rsidDel="009E72E9">
          <w:delText>Write a function that calculates the distance from centroids to each of the points in your dataset and returns the cluster membership.</w:delText>
        </w:r>
      </w:del>
    </w:p>
    <w:p w14:paraId="2D2696A2" w14:textId="2CFB773B" w:rsidR="00042888" w:rsidDel="009C4699" w:rsidRDefault="00042888">
      <w:pPr>
        <w:pStyle w:val="L-Numbers"/>
        <w:rPr>
          <w:del w:id="951" w:author="Christopher Richard Kruger" w:date="2018-11-22T16:33:00Z"/>
        </w:rPr>
      </w:pPr>
      <w:del w:id="952" w:author="Christopher Richard Kruger" w:date="2019-01-26T12:20:00Z">
        <w:r w:rsidDel="009E72E9">
          <w:delText>Write a K-Means function that takes in a dataset and number of clusters (K) and returns final cluster centroids, as well as the data points that make up that cluster’s membership.</w:delText>
        </w:r>
      </w:del>
    </w:p>
    <w:p w14:paraId="3C6D9F37" w14:textId="4619E0A9" w:rsidR="00042888" w:rsidDel="009E72E9" w:rsidRDefault="00042888">
      <w:pPr>
        <w:pStyle w:val="L-Numbers"/>
        <w:numPr>
          <w:ilvl w:val="0"/>
          <w:numId w:val="0"/>
        </w:numPr>
        <w:ind w:left="786"/>
        <w:rPr>
          <w:del w:id="953" w:author="Christopher Richard Kruger" w:date="2019-01-26T12:20:00Z"/>
        </w:rPr>
        <w:pPrChange w:id="954" w:author="Christopher Richard Kruger" w:date="2018-11-22T16:34:00Z">
          <w:pPr>
            <w:pStyle w:val="P-Regular"/>
          </w:pPr>
        </w:pPrChange>
      </w:pPr>
    </w:p>
    <w:p w14:paraId="5481DD11" w14:textId="453CC215" w:rsidR="00042888" w:rsidDel="009E72E9" w:rsidRDefault="00042888" w:rsidP="00042888">
      <w:pPr>
        <w:pStyle w:val="P-Regular"/>
        <w:rPr>
          <w:del w:id="955" w:author="Christopher Richard Kruger" w:date="2019-01-26T12:20:00Z"/>
          <w:rStyle w:val="P-URL"/>
        </w:rPr>
      </w:pPr>
      <w:del w:id="956" w:author="Christopher Richard Kruger" w:date="2019-01-26T12:20:00Z">
        <w:r w:rsidDel="009E72E9">
          <w:delText xml:space="preserve">After implementing K-Means from scratch, apply your custom algorithm to the Iris dataset located here: </w:delText>
        </w:r>
        <w:r w:rsidR="00245420" w:rsidDel="009E72E9">
          <w:rPr>
            <w:rStyle w:val="Hyperlink"/>
            <w:shd w:val="clear" w:color="auto" w:fill="00FA00"/>
          </w:rPr>
          <w:fldChar w:fldCharType="begin"/>
        </w:r>
        <w:r w:rsidR="00245420" w:rsidDel="009E72E9">
          <w:rPr>
            <w:rStyle w:val="Hyperlink"/>
            <w:shd w:val="clear" w:color="auto" w:fill="00FA00"/>
          </w:rPr>
          <w:delInstrText xml:space="preserve"> HYPERLINK "https://archive.ics.uci.edu/ml/datasets/iris" </w:delInstrText>
        </w:r>
        <w:r w:rsidR="00245420" w:rsidDel="009E72E9">
          <w:rPr>
            <w:rStyle w:val="Hyperlink"/>
            <w:shd w:val="clear" w:color="auto" w:fill="00FA00"/>
          </w:rPr>
          <w:fldChar w:fldCharType="separate"/>
        </w:r>
        <w:r w:rsidRPr="009763D1" w:rsidDel="009E72E9">
          <w:rPr>
            <w:rStyle w:val="Hyperlink"/>
            <w:shd w:val="clear" w:color="auto" w:fill="00FA00"/>
          </w:rPr>
          <w:delText>https://archive.ics.uci.edu/ml/datasets/iris</w:delText>
        </w:r>
        <w:r w:rsidR="00245420" w:rsidDel="009E72E9">
          <w:rPr>
            <w:rStyle w:val="Hyperlink"/>
            <w:shd w:val="clear" w:color="auto" w:fill="00FA00"/>
          </w:rPr>
          <w:fldChar w:fldCharType="end"/>
        </w:r>
      </w:del>
    </w:p>
    <w:p w14:paraId="150AB816" w14:textId="561DE1C9" w:rsidR="00042888" w:rsidRPr="00DA730F" w:rsidDel="009E72E9" w:rsidRDefault="00042888" w:rsidP="00DA730F">
      <w:pPr>
        <w:pStyle w:val="P-Regular"/>
        <w:rPr>
          <w:del w:id="957" w:author="Christopher Richard Kruger" w:date="2019-01-26T12:20:00Z"/>
        </w:rPr>
      </w:pPr>
      <w:del w:id="958" w:author="Christopher Richard Kruger" w:date="2019-01-26T12:20:00Z">
        <w:r w:rsidRPr="00DA730F" w:rsidDel="009E72E9">
          <w:delText>Remove the classes supplied in this dataset and see if your K-Means algorithm can group the different Iris species into their proper groups just based on plant characteristics!</w:delText>
        </w:r>
      </w:del>
    </w:p>
    <w:p w14:paraId="5744CE7A" w14:textId="7515CF60" w:rsidR="00F96409" w:rsidDel="009E72E9" w:rsidRDefault="00F96409" w:rsidP="00042888">
      <w:pPr>
        <w:pStyle w:val="P-Regular"/>
        <w:rPr>
          <w:del w:id="959" w:author="Christopher Richard Kruger" w:date="2019-01-26T12:20:00Z"/>
        </w:rPr>
      </w:pPr>
    </w:p>
    <w:p w14:paraId="0DFF1876" w14:textId="54A44DB2" w:rsidR="009C4699" w:rsidRDefault="00116E7B" w:rsidP="009C4699">
      <w:pPr>
        <w:pStyle w:val="H2-General"/>
        <w:rPr>
          <w:ins w:id="960" w:author="Christopher Richard Kruger" w:date="2019-02-02T12:36:00Z"/>
        </w:rPr>
      </w:pPr>
      <w:ins w:id="961" w:author="Rutuja Yerunkar" w:date="2018-11-22T16:26:00Z">
        <w:del w:id="962" w:author="Christopher Richard Kruger" w:date="2018-11-22T16:34:00Z">
          <w:r w:rsidDel="009C4699">
            <w:delText xml:space="preserve"> </w:delText>
          </w:r>
        </w:del>
      </w:ins>
      <w:ins w:id="963" w:author="Christopher Richard Kruger" w:date="2018-11-22T16:35:00Z">
        <w:r w:rsidR="009C4699">
          <w:t>Practice Questions</w:t>
        </w:r>
      </w:ins>
    </w:p>
    <w:p w14:paraId="3E45801A" w14:textId="77777777" w:rsidR="005929C1" w:rsidRPr="005929C1" w:rsidRDefault="005929C1">
      <w:pPr>
        <w:pStyle w:val="P-Regular"/>
        <w:rPr>
          <w:ins w:id="964" w:author="Christopher Richard Kruger" w:date="2018-11-22T16:37:00Z"/>
          <w:rPrChange w:id="965" w:author="Christopher Richard Kruger" w:date="2019-02-02T12:36:00Z">
            <w:rPr>
              <w:ins w:id="966" w:author="Christopher Richard Kruger" w:date="2018-11-22T16:37:00Z"/>
            </w:rPr>
          </w:rPrChange>
        </w:rPr>
        <w:pPrChange w:id="967" w:author="Christopher Richard Kruger" w:date="2019-02-02T12:36:00Z">
          <w:pPr>
            <w:pStyle w:val="H2-General"/>
          </w:pPr>
        </w:pPrChange>
      </w:pPr>
    </w:p>
    <w:p w14:paraId="7ABBEA72" w14:textId="4D2E3C3B" w:rsidR="00E70859" w:rsidRDefault="000E35FE" w:rsidP="000E35FE">
      <w:pPr>
        <w:pStyle w:val="P-Regular"/>
        <w:numPr>
          <w:ilvl w:val="0"/>
          <w:numId w:val="55"/>
        </w:numPr>
        <w:rPr>
          <w:ins w:id="968" w:author="Christopher Richard Kruger" w:date="2019-01-28T17:24:00Z"/>
        </w:rPr>
      </w:pPr>
      <w:ins w:id="969" w:author="Christopher Richard Kruger" w:date="2019-01-28T17:24:00Z">
        <w:r>
          <w:lastRenderedPageBreak/>
          <w:t xml:space="preserve">The </w:t>
        </w:r>
      </w:ins>
      <w:ins w:id="970" w:author="Christopher Richard Kruger" w:date="2019-02-25T17:31:00Z">
        <w:r w:rsidR="00DC7680">
          <w:t xml:space="preserve">two hyperparameters that primarily drive performance in DBSCAN are neighborhood radius size and minimum number of </w:t>
        </w:r>
        <w:proofErr w:type="gramStart"/>
        <w:r w:rsidR="00DC7680">
          <w:t>points threshold</w:t>
        </w:r>
        <w:proofErr w:type="gramEnd"/>
        <w:r w:rsidR="00DC7680">
          <w:t xml:space="preserve">. </w:t>
        </w:r>
      </w:ins>
    </w:p>
    <w:p w14:paraId="1019B500" w14:textId="3372FF29" w:rsidR="000E35FE" w:rsidRDefault="000E35FE" w:rsidP="000E35FE">
      <w:pPr>
        <w:pStyle w:val="P-Regular"/>
        <w:numPr>
          <w:ilvl w:val="1"/>
          <w:numId w:val="55"/>
        </w:numPr>
        <w:rPr>
          <w:ins w:id="971" w:author="Christopher Richard Kruger" w:date="2019-01-28T17:24:00Z"/>
        </w:rPr>
      </w:pPr>
      <w:ins w:id="972" w:author="Christopher Richard Kruger" w:date="2019-01-28T17:24:00Z">
        <w:r>
          <w:t>True</w:t>
        </w:r>
      </w:ins>
    </w:p>
    <w:p w14:paraId="5DB38735" w14:textId="69C0DCED" w:rsidR="000E35FE" w:rsidRDefault="000E35FE" w:rsidP="000E35FE">
      <w:pPr>
        <w:pStyle w:val="P-Regular"/>
        <w:numPr>
          <w:ilvl w:val="1"/>
          <w:numId w:val="55"/>
        </w:numPr>
        <w:rPr>
          <w:ins w:id="973" w:author="Christopher Richard Kruger" w:date="2019-01-28T17:24:00Z"/>
        </w:rPr>
      </w:pPr>
      <w:ins w:id="974" w:author="Christopher Richard Kruger" w:date="2019-01-28T17:24:00Z">
        <w:r>
          <w:t>False</w:t>
        </w:r>
      </w:ins>
    </w:p>
    <w:p w14:paraId="26E8570D" w14:textId="7164758C" w:rsidR="000E35FE" w:rsidRDefault="00DC7680" w:rsidP="000E35FE">
      <w:pPr>
        <w:pStyle w:val="P-Regular"/>
        <w:numPr>
          <w:ilvl w:val="0"/>
          <w:numId w:val="55"/>
        </w:numPr>
        <w:rPr>
          <w:ins w:id="975" w:author="Christopher Richard Kruger" w:date="2019-01-28T17:25:00Z"/>
        </w:rPr>
      </w:pPr>
      <w:ins w:id="976" w:author="Christopher Richard Kruger" w:date="2019-02-25T17:31:00Z">
        <w:r>
          <w:t>Which of these clust</w:t>
        </w:r>
      </w:ins>
      <w:ins w:id="977" w:author="Christopher Richard Kruger" w:date="2019-02-25T17:32:00Z">
        <w:r>
          <w:t>ering methods require specifying the number of clusters prior to runtime?</w:t>
        </w:r>
      </w:ins>
    </w:p>
    <w:p w14:paraId="4FE05601" w14:textId="54303C10" w:rsidR="001B10C7" w:rsidRDefault="00DC7680" w:rsidP="001B10C7">
      <w:pPr>
        <w:pStyle w:val="P-Regular"/>
        <w:numPr>
          <w:ilvl w:val="1"/>
          <w:numId w:val="55"/>
        </w:numPr>
        <w:rPr>
          <w:ins w:id="978" w:author="Christopher Richard Kruger" w:date="2019-01-28T17:25:00Z"/>
        </w:rPr>
      </w:pPr>
      <w:ins w:id="979" w:author="Christopher Richard Kruger" w:date="2019-02-25T17:32:00Z">
        <w:r>
          <w:t>K-Means</w:t>
        </w:r>
      </w:ins>
    </w:p>
    <w:p w14:paraId="695E65EA" w14:textId="792C06D2" w:rsidR="001B10C7" w:rsidRDefault="00DC7680" w:rsidP="001B10C7">
      <w:pPr>
        <w:pStyle w:val="P-Regular"/>
        <w:numPr>
          <w:ilvl w:val="1"/>
          <w:numId w:val="55"/>
        </w:numPr>
        <w:rPr>
          <w:ins w:id="980" w:author="Christopher Richard Kruger" w:date="2019-01-28T17:26:00Z"/>
        </w:rPr>
      </w:pPr>
      <w:ins w:id="981" w:author="Christopher Richard Kruger" w:date="2019-02-25T17:32:00Z">
        <w:r>
          <w:t>Hierarchical Clustering</w:t>
        </w:r>
      </w:ins>
    </w:p>
    <w:p w14:paraId="4FFA4D36" w14:textId="64656B52" w:rsidR="001B10C7" w:rsidRDefault="00DC7680" w:rsidP="001B10C7">
      <w:pPr>
        <w:pStyle w:val="P-Regular"/>
        <w:numPr>
          <w:ilvl w:val="1"/>
          <w:numId w:val="55"/>
        </w:numPr>
        <w:rPr>
          <w:ins w:id="982" w:author="Christopher Richard Kruger" w:date="2019-01-28T17:26:00Z"/>
        </w:rPr>
      </w:pPr>
      <w:ins w:id="983" w:author="Christopher Richard Kruger" w:date="2019-02-25T17:32:00Z">
        <w:r>
          <w:t>DBSCAN</w:t>
        </w:r>
      </w:ins>
    </w:p>
    <w:p w14:paraId="3D862D35" w14:textId="095EEE2A" w:rsidR="001B10C7" w:rsidRDefault="00DC7680" w:rsidP="001B10C7">
      <w:pPr>
        <w:pStyle w:val="P-Regular"/>
        <w:numPr>
          <w:ilvl w:val="1"/>
          <w:numId w:val="55"/>
        </w:numPr>
        <w:rPr>
          <w:ins w:id="984" w:author="Christopher Richard Kruger" w:date="2019-01-28T17:26:00Z"/>
        </w:rPr>
      </w:pPr>
      <w:ins w:id="985" w:author="Christopher Richard Kruger" w:date="2019-02-25T17:32:00Z">
        <w:r>
          <w:t>A &amp; B</w:t>
        </w:r>
      </w:ins>
    </w:p>
    <w:p w14:paraId="35F0A22C" w14:textId="23BC4915" w:rsidR="001B10C7" w:rsidRDefault="00DC7680" w:rsidP="001B10C7">
      <w:pPr>
        <w:pStyle w:val="P-Regular"/>
        <w:numPr>
          <w:ilvl w:val="0"/>
          <w:numId w:val="55"/>
        </w:numPr>
        <w:rPr>
          <w:ins w:id="986" w:author="Christopher Richard Kruger" w:date="2019-01-28T17:26:00Z"/>
        </w:rPr>
      </w:pPr>
      <w:ins w:id="987" w:author="Christopher Richard Kruger" w:date="2019-02-25T17:32:00Z">
        <w:r>
          <w:t>DBSCAN uses solely the neighborhood measure and doesn’t use any distance functions.</w:t>
        </w:r>
      </w:ins>
    </w:p>
    <w:p w14:paraId="79CABDFA" w14:textId="43231510" w:rsidR="001B10C7" w:rsidRDefault="00672968" w:rsidP="001B10C7">
      <w:pPr>
        <w:pStyle w:val="P-Regular"/>
        <w:numPr>
          <w:ilvl w:val="1"/>
          <w:numId w:val="55"/>
        </w:numPr>
        <w:rPr>
          <w:ins w:id="988" w:author="Christopher Richard Kruger" w:date="2019-01-29T09:29:00Z"/>
        </w:rPr>
      </w:pPr>
      <w:ins w:id="989" w:author="Christopher Richard Kruger" w:date="2019-01-29T09:29:00Z">
        <w:r>
          <w:t>True</w:t>
        </w:r>
      </w:ins>
    </w:p>
    <w:p w14:paraId="33EBD6E9" w14:textId="31EF246C" w:rsidR="00672968" w:rsidRDefault="00672968" w:rsidP="001B10C7">
      <w:pPr>
        <w:pStyle w:val="P-Regular"/>
        <w:numPr>
          <w:ilvl w:val="1"/>
          <w:numId w:val="55"/>
        </w:numPr>
        <w:rPr>
          <w:ins w:id="990" w:author="Christopher Richard Kruger" w:date="2019-01-29T09:29:00Z"/>
        </w:rPr>
      </w:pPr>
      <w:ins w:id="991" w:author="Christopher Richard Kruger" w:date="2019-01-29T09:29:00Z">
        <w:r>
          <w:t>False</w:t>
        </w:r>
      </w:ins>
    </w:p>
    <w:p w14:paraId="5325104A" w14:textId="6B4F741B" w:rsidR="008215B6" w:rsidRDefault="00DC7680" w:rsidP="00672968">
      <w:pPr>
        <w:pStyle w:val="P-Regular"/>
        <w:numPr>
          <w:ilvl w:val="0"/>
          <w:numId w:val="55"/>
        </w:numPr>
        <w:rPr>
          <w:ins w:id="992" w:author="Christopher Richard Kruger" w:date="2019-01-29T14:04:00Z"/>
        </w:rPr>
      </w:pPr>
      <w:ins w:id="993" w:author="Christopher Richard Kruger" w:date="2019-02-25T17:33:00Z">
        <w:r>
          <w:t>Which of these clustering methods only need to cycle through all of your data points just one time?</w:t>
        </w:r>
      </w:ins>
    </w:p>
    <w:p w14:paraId="4FC6E46D" w14:textId="77777777" w:rsidR="00DC7680" w:rsidRDefault="00DC7680" w:rsidP="00DC7680">
      <w:pPr>
        <w:pStyle w:val="P-Regular"/>
        <w:numPr>
          <w:ilvl w:val="1"/>
          <w:numId w:val="55"/>
        </w:numPr>
        <w:rPr>
          <w:ins w:id="994" w:author="Christopher Richard Kruger" w:date="2019-02-25T17:33:00Z"/>
        </w:rPr>
      </w:pPr>
      <w:ins w:id="995" w:author="Christopher Richard Kruger" w:date="2019-02-25T17:33:00Z">
        <w:r>
          <w:t>K-Means</w:t>
        </w:r>
      </w:ins>
    </w:p>
    <w:p w14:paraId="1C361A71" w14:textId="77777777" w:rsidR="00DC7680" w:rsidRDefault="00DC7680" w:rsidP="00DC7680">
      <w:pPr>
        <w:pStyle w:val="P-Regular"/>
        <w:numPr>
          <w:ilvl w:val="1"/>
          <w:numId w:val="55"/>
        </w:numPr>
        <w:rPr>
          <w:ins w:id="996" w:author="Christopher Richard Kruger" w:date="2019-02-25T17:33:00Z"/>
        </w:rPr>
      </w:pPr>
      <w:ins w:id="997" w:author="Christopher Richard Kruger" w:date="2019-02-25T17:33:00Z">
        <w:r>
          <w:t>Hierarchical Clustering</w:t>
        </w:r>
      </w:ins>
    </w:p>
    <w:p w14:paraId="62A129A8" w14:textId="77777777" w:rsidR="00DC7680" w:rsidRDefault="00DC7680" w:rsidP="00DC7680">
      <w:pPr>
        <w:pStyle w:val="P-Regular"/>
        <w:numPr>
          <w:ilvl w:val="1"/>
          <w:numId w:val="55"/>
        </w:numPr>
        <w:rPr>
          <w:ins w:id="998" w:author="Christopher Richard Kruger" w:date="2019-02-25T17:33:00Z"/>
        </w:rPr>
      </w:pPr>
      <w:ins w:id="999" w:author="Christopher Richard Kruger" w:date="2019-02-25T17:33:00Z">
        <w:r>
          <w:t>DBSCAN</w:t>
        </w:r>
      </w:ins>
    </w:p>
    <w:p w14:paraId="5BC7EC3E" w14:textId="77777777" w:rsidR="00DC7680" w:rsidRDefault="00DC7680" w:rsidP="00DC7680">
      <w:pPr>
        <w:pStyle w:val="P-Regular"/>
        <w:numPr>
          <w:ilvl w:val="1"/>
          <w:numId w:val="55"/>
        </w:numPr>
        <w:rPr>
          <w:ins w:id="1000" w:author="Christopher Richard Kruger" w:date="2019-02-25T17:33:00Z"/>
        </w:rPr>
      </w:pPr>
      <w:ins w:id="1001" w:author="Christopher Richard Kruger" w:date="2019-02-25T17:33:00Z">
        <w:r>
          <w:t>A &amp; B</w:t>
        </w:r>
      </w:ins>
    </w:p>
    <w:p w14:paraId="5ED6F915" w14:textId="74AC5F65" w:rsidR="008215B6" w:rsidRDefault="00DC7680" w:rsidP="008215B6">
      <w:pPr>
        <w:pStyle w:val="P-Regular"/>
        <w:numPr>
          <w:ilvl w:val="0"/>
          <w:numId w:val="55"/>
        </w:numPr>
        <w:rPr>
          <w:ins w:id="1002" w:author="Christopher Richard Kruger" w:date="2019-01-29T14:06:00Z"/>
        </w:rPr>
      </w:pPr>
      <w:ins w:id="1003" w:author="Christopher Richard Kruger" w:date="2019-02-25T17:33:00Z">
        <w:r>
          <w:t>DBSCAN focuses on capturing what notion when it comes to approximating neighbors?</w:t>
        </w:r>
      </w:ins>
    </w:p>
    <w:p w14:paraId="24992A26" w14:textId="6D78AEBA" w:rsidR="008215B6" w:rsidRDefault="00DC7680" w:rsidP="008215B6">
      <w:pPr>
        <w:pStyle w:val="P-Regular"/>
        <w:numPr>
          <w:ilvl w:val="1"/>
          <w:numId w:val="55"/>
        </w:numPr>
        <w:rPr>
          <w:ins w:id="1004" w:author="Christopher Richard Kruger" w:date="2019-01-29T14:06:00Z"/>
        </w:rPr>
      </w:pPr>
      <w:ins w:id="1005" w:author="Christopher Richard Kruger" w:date="2019-02-25T17:34:00Z">
        <w:r>
          <w:t>Dilution</w:t>
        </w:r>
      </w:ins>
    </w:p>
    <w:p w14:paraId="7E9EA17F" w14:textId="414FDA20" w:rsidR="008215B6" w:rsidRDefault="00DC7680" w:rsidP="008215B6">
      <w:pPr>
        <w:pStyle w:val="P-Regular"/>
        <w:numPr>
          <w:ilvl w:val="1"/>
          <w:numId w:val="55"/>
        </w:numPr>
        <w:rPr>
          <w:ins w:id="1006" w:author="Christopher Richard Kruger" w:date="2019-01-29T14:06:00Z"/>
        </w:rPr>
      </w:pPr>
      <w:ins w:id="1007" w:author="Christopher Richard Kruger" w:date="2019-02-25T17:34:00Z">
        <w:r>
          <w:t>Density</w:t>
        </w:r>
      </w:ins>
    </w:p>
    <w:p w14:paraId="29872C47" w14:textId="3D8CFF97" w:rsidR="008215B6" w:rsidRDefault="00DC7680" w:rsidP="008215B6">
      <w:pPr>
        <w:pStyle w:val="P-Regular"/>
        <w:numPr>
          <w:ilvl w:val="1"/>
          <w:numId w:val="55"/>
        </w:numPr>
        <w:rPr>
          <w:ins w:id="1008" w:author="Christopher Richard Kruger" w:date="2019-01-29T14:07:00Z"/>
        </w:rPr>
      </w:pPr>
      <w:ins w:id="1009" w:author="Christopher Richard Kruger" w:date="2019-02-25T17:34:00Z">
        <w:r>
          <w:t>Differential</w:t>
        </w:r>
      </w:ins>
    </w:p>
    <w:p w14:paraId="03167EBB" w14:textId="0C63E6AE" w:rsidR="008215B6" w:rsidRDefault="00DC7680" w:rsidP="008215B6">
      <w:pPr>
        <w:pStyle w:val="P-Regular"/>
        <w:numPr>
          <w:ilvl w:val="1"/>
          <w:numId w:val="55"/>
        </w:numPr>
        <w:rPr>
          <w:ins w:id="1010" w:author="Christopher Richard Kruger" w:date="2019-01-29T14:07:00Z"/>
        </w:rPr>
      </w:pPr>
      <w:ins w:id="1011" w:author="Christopher Richard Kruger" w:date="2019-02-25T17:34:00Z">
        <w:r>
          <w:t>None of the Above</w:t>
        </w:r>
      </w:ins>
    </w:p>
    <w:p w14:paraId="06BF57A2" w14:textId="259FDFCC" w:rsidR="008215B6" w:rsidRDefault="00DC7680" w:rsidP="008215B6">
      <w:pPr>
        <w:pStyle w:val="P-Regular"/>
        <w:numPr>
          <w:ilvl w:val="0"/>
          <w:numId w:val="55"/>
        </w:numPr>
        <w:rPr>
          <w:ins w:id="1012" w:author="Christopher Richard Kruger" w:date="2019-01-29T14:08:00Z"/>
        </w:rPr>
      </w:pPr>
      <w:ins w:id="1013" w:author="Christopher Richard Kruger" w:date="2019-02-25T17:34:00Z">
        <w:r>
          <w:t>The neighborhood in</w:t>
        </w:r>
      </w:ins>
      <w:ins w:id="1014" w:author="Christopher Richard Kruger" w:date="2019-02-25T17:35:00Z">
        <w:r>
          <w:t xml:space="preserve"> a normal implementation of</w:t>
        </w:r>
      </w:ins>
      <w:ins w:id="1015" w:author="Christopher Richard Kruger" w:date="2019-02-25T17:34:00Z">
        <w:r>
          <w:t xml:space="preserve"> DBSCAN </w:t>
        </w:r>
      </w:ins>
      <w:ins w:id="1016" w:author="Christopher Richard Kruger" w:date="2019-02-25T17:35:00Z">
        <w:r>
          <w:t xml:space="preserve">can be visualized </w:t>
        </w:r>
      </w:ins>
      <w:ins w:id="1017" w:author="Christopher Richard Kruger" w:date="2019-02-25T17:34:00Z">
        <w:r>
          <w:t>as</w:t>
        </w:r>
      </w:ins>
      <w:ins w:id="1018" w:author="Christopher Richard Kruger" w:date="2019-02-25T17:35:00Z">
        <w:r>
          <w:t xml:space="preserve"> a circle</w:t>
        </w:r>
      </w:ins>
    </w:p>
    <w:p w14:paraId="2E772325" w14:textId="4721A684" w:rsidR="006745D1" w:rsidRDefault="006745D1" w:rsidP="006745D1">
      <w:pPr>
        <w:pStyle w:val="P-Regular"/>
        <w:numPr>
          <w:ilvl w:val="1"/>
          <w:numId w:val="55"/>
        </w:numPr>
        <w:rPr>
          <w:ins w:id="1019" w:author="Christopher Richard Kruger" w:date="2019-01-29T14:08:00Z"/>
        </w:rPr>
      </w:pPr>
      <w:ins w:id="1020" w:author="Christopher Richard Kruger" w:date="2019-01-29T14:08:00Z">
        <w:r>
          <w:t>True</w:t>
        </w:r>
      </w:ins>
    </w:p>
    <w:p w14:paraId="2566CEE0" w14:textId="08DDEE19" w:rsidR="006745D1" w:rsidRDefault="006745D1" w:rsidP="006745D1">
      <w:pPr>
        <w:pStyle w:val="P-Regular"/>
        <w:numPr>
          <w:ilvl w:val="1"/>
          <w:numId w:val="55"/>
        </w:numPr>
        <w:rPr>
          <w:ins w:id="1021" w:author="Christopher Richard Kruger" w:date="2019-01-29T14:08:00Z"/>
        </w:rPr>
      </w:pPr>
      <w:ins w:id="1022" w:author="Christopher Richard Kruger" w:date="2019-01-29T14:08:00Z">
        <w:r>
          <w:t>False</w:t>
        </w:r>
      </w:ins>
    </w:p>
    <w:p w14:paraId="4503EF14" w14:textId="0156B7C8" w:rsidR="006745D1" w:rsidRDefault="00DC7680" w:rsidP="006745D1">
      <w:pPr>
        <w:pStyle w:val="P-Regular"/>
        <w:numPr>
          <w:ilvl w:val="0"/>
          <w:numId w:val="55"/>
        </w:numPr>
        <w:rPr>
          <w:ins w:id="1023" w:author="Christopher Richard Kruger" w:date="2019-01-29T14:08:00Z"/>
        </w:rPr>
      </w:pPr>
      <w:ins w:id="1024" w:author="Christopher Richard Kruger" w:date="2019-02-25T17:36:00Z">
        <w:r>
          <w:t>The end result of DBSCAN can have many data points assigned to no cluster</w:t>
        </w:r>
      </w:ins>
    </w:p>
    <w:p w14:paraId="3B1CD224" w14:textId="12F17AED" w:rsidR="006745D1" w:rsidRDefault="006745D1" w:rsidP="006745D1">
      <w:pPr>
        <w:pStyle w:val="P-Regular"/>
        <w:numPr>
          <w:ilvl w:val="1"/>
          <w:numId w:val="55"/>
        </w:numPr>
        <w:rPr>
          <w:ins w:id="1025" w:author="Christopher Richard Kruger" w:date="2019-01-29T14:08:00Z"/>
        </w:rPr>
      </w:pPr>
      <w:ins w:id="1026" w:author="Christopher Richard Kruger" w:date="2019-01-29T14:08:00Z">
        <w:r>
          <w:t>True</w:t>
        </w:r>
      </w:ins>
    </w:p>
    <w:p w14:paraId="55058D78" w14:textId="16BAEFA3" w:rsidR="006745D1" w:rsidRDefault="006745D1" w:rsidP="006745D1">
      <w:pPr>
        <w:pStyle w:val="P-Regular"/>
        <w:numPr>
          <w:ilvl w:val="1"/>
          <w:numId w:val="55"/>
        </w:numPr>
        <w:rPr>
          <w:ins w:id="1027" w:author="Christopher Richard Kruger" w:date="2019-01-29T14:08:00Z"/>
        </w:rPr>
      </w:pPr>
      <w:ins w:id="1028" w:author="Christopher Richard Kruger" w:date="2019-01-29T14:08:00Z">
        <w:r>
          <w:t>False</w:t>
        </w:r>
      </w:ins>
    </w:p>
    <w:p w14:paraId="1C87F378" w14:textId="50C808BB" w:rsidR="006745D1" w:rsidRDefault="00DC7680" w:rsidP="006745D1">
      <w:pPr>
        <w:pStyle w:val="P-Regular"/>
        <w:numPr>
          <w:ilvl w:val="0"/>
          <w:numId w:val="55"/>
        </w:numPr>
        <w:rPr>
          <w:ins w:id="1029" w:author="Christopher Richard Kruger" w:date="2019-01-29T14:09:00Z"/>
        </w:rPr>
      </w:pPr>
      <w:ins w:id="1030" w:author="Christopher Richard Kruger" w:date="2019-02-25T17:36:00Z">
        <w:r>
          <w:t xml:space="preserve">Typically, </w:t>
        </w:r>
      </w:ins>
      <w:ins w:id="1031" w:author="Christopher Richard Kruger" w:date="2019-02-25T17:37:00Z">
        <w:r>
          <w:t xml:space="preserve">in </w:t>
        </w:r>
      </w:ins>
      <w:ins w:id="1032" w:author="Christopher Richard Kruger" w:date="2019-02-25T17:36:00Z">
        <w:r>
          <w:t>what scenario will DBSCAN excel as a clustering method?</w:t>
        </w:r>
      </w:ins>
    </w:p>
    <w:p w14:paraId="5974F284" w14:textId="4759F753" w:rsidR="006745D1" w:rsidRDefault="00DC7680" w:rsidP="006745D1">
      <w:pPr>
        <w:pStyle w:val="P-Regular"/>
        <w:numPr>
          <w:ilvl w:val="1"/>
          <w:numId w:val="55"/>
        </w:numPr>
        <w:rPr>
          <w:ins w:id="1033" w:author="Christopher Richard Kruger" w:date="2019-01-29T14:09:00Z"/>
        </w:rPr>
      </w:pPr>
      <w:ins w:id="1034" w:author="Christopher Richard Kruger" w:date="2019-02-25T17:37:00Z">
        <w:r>
          <w:t>Discrete blobs of data points</w:t>
        </w:r>
      </w:ins>
    </w:p>
    <w:p w14:paraId="263B0A8A" w14:textId="6C84A26C" w:rsidR="006745D1" w:rsidRDefault="00DC7680" w:rsidP="006745D1">
      <w:pPr>
        <w:pStyle w:val="P-Regular"/>
        <w:numPr>
          <w:ilvl w:val="1"/>
          <w:numId w:val="55"/>
        </w:numPr>
        <w:rPr>
          <w:ins w:id="1035" w:author="Christopher Richard Kruger" w:date="2019-01-29T14:09:00Z"/>
        </w:rPr>
      </w:pPr>
      <w:ins w:id="1036" w:author="Christopher Richard Kruger" w:date="2019-02-25T17:37:00Z">
        <w:r>
          <w:t>Sandwiched data points where linear relationships are difficult to draw</w:t>
        </w:r>
      </w:ins>
    </w:p>
    <w:p w14:paraId="54F29156" w14:textId="1B8BDD6A" w:rsidR="006745D1" w:rsidRDefault="00DC7680" w:rsidP="006745D1">
      <w:pPr>
        <w:pStyle w:val="P-Regular"/>
        <w:numPr>
          <w:ilvl w:val="1"/>
          <w:numId w:val="55"/>
        </w:numPr>
        <w:rPr>
          <w:ins w:id="1037" w:author="Christopher Richard Kruger" w:date="2019-01-29T14:09:00Z"/>
        </w:rPr>
      </w:pPr>
      <w:ins w:id="1038" w:author="Christopher Richard Kruger" w:date="2019-02-25T17:38:00Z">
        <w:r>
          <w:t>When there is a lot of noise in your data</w:t>
        </w:r>
      </w:ins>
    </w:p>
    <w:p w14:paraId="74E96D9B" w14:textId="6982C6C9" w:rsidR="006745D1" w:rsidRDefault="00DC7680" w:rsidP="006745D1">
      <w:pPr>
        <w:pStyle w:val="P-Regular"/>
        <w:numPr>
          <w:ilvl w:val="1"/>
          <w:numId w:val="55"/>
        </w:numPr>
        <w:rPr>
          <w:ins w:id="1039" w:author="Christopher Richard Kruger" w:date="2019-01-29T14:11:00Z"/>
        </w:rPr>
      </w:pPr>
      <w:ins w:id="1040" w:author="Christopher Richard Kruger" w:date="2019-02-25T17:38:00Z">
        <w:r>
          <w:t>B &amp; C</w:t>
        </w:r>
      </w:ins>
    </w:p>
    <w:p w14:paraId="3E18214D" w14:textId="6C7510A3" w:rsidR="006745D1" w:rsidRDefault="00DC7680" w:rsidP="006745D1">
      <w:pPr>
        <w:pStyle w:val="P-Regular"/>
        <w:numPr>
          <w:ilvl w:val="0"/>
          <w:numId w:val="55"/>
        </w:numPr>
        <w:rPr>
          <w:ins w:id="1041" w:author="Christopher Richard Kruger" w:date="2019-01-29T14:12:00Z"/>
        </w:rPr>
      </w:pPr>
      <w:ins w:id="1042" w:author="Christopher Richard Kruger" w:date="2019-02-25T17:38:00Z">
        <w:r>
          <w:lastRenderedPageBreak/>
          <w:t>You should always default to DBSCAN as the best clustering method and then evaluate K-Means and Hierarchical Clustering only if DBSCAN fails</w:t>
        </w:r>
      </w:ins>
    </w:p>
    <w:p w14:paraId="478D6875" w14:textId="569AA299" w:rsidR="006745D1" w:rsidRDefault="006745D1" w:rsidP="006745D1">
      <w:pPr>
        <w:pStyle w:val="P-Regular"/>
        <w:numPr>
          <w:ilvl w:val="1"/>
          <w:numId w:val="55"/>
        </w:numPr>
        <w:rPr>
          <w:ins w:id="1043" w:author="Christopher Richard Kruger" w:date="2019-01-29T14:12:00Z"/>
        </w:rPr>
      </w:pPr>
      <w:ins w:id="1044" w:author="Christopher Richard Kruger" w:date="2019-01-29T14:12:00Z">
        <w:r>
          <w:t>True</w:t>
        </w:r>
      </w:ins>
    </w:p>
    <w:p w14:paraId="02CC787F" w14:textId="7D1297BE" w:rsidR="006745D1" w:rsidRDefault="006745D1" w:rsidP="00DC7680">
      <w:pPr>
        <w:pStyle w:val="P-Regular"/>
        <w:numPr>
          <w:ilvl w:val="1"/>
          <w:numId w:val="55"/>
        </w:numPr>
        <w:rPr>
          <w:ins w:id="1045" w:author="Christopher Richard Kruger" w:date="2019-02-25T17:39:00Z"/>
        </w:rPr>
      </w:pPr>
      <w:ins w:id="1046" w:author="Christopher Richard Kruger" w:date="2019-01-29T14:12:00Z">
        <w:r>
          <w:t>False</w:t>
        </w:r>
      </w:ins>
    </w:p>
    <w:p w14:paraId="4D545473" w14:textId="35DAFD35" w:rsidR="00DC7680" w:rsidRDefault="00DC7680">
      <w:pPr>
        <w:pStyle w:val="P-Regular"/>
        <w:numPr>
          <w:ilvl w:val="0"/>
          <w:numId w:val="55"/>
        </w:numPr>
        <w:rPr>
          <w:ins w:id="1047" w:author="Christopher Richard Kruger" w:date="2019-01-29T14:14:00Z"/>
        </w:rPr>
      </w:pPr>
      <w:ins w:id="1048" w:author="Christopher Richard Kruger" w:date="2019-02-25T17:39:00Z">
        <w:r>
          <w:t>Neighborhood radius size and minimum number of points will not change as a result of how your data looks – good combinations of the hyperparameters will always be good combinations.</w:t>
        </w:r>
      </w:ins>
    </w:p>
    <w:p w14:paraId="3B185F48" w14:textId="0DB45335" w:rsidR="006745D1" w:rsidRDefault="006745D1" w:rsidP="006745D1">
      <w:pPr>
        <w:pStyle w:val="P-Regular"/>
        <w:numPr>
          <w:ilvl w:val="1"/>
          <w:numId w:val="55"/>
        </w:numPr>
        <w:rPr>
          <w:ins w:id="1049" w:author="Christopher Richard Kruger" w:date="2019-01-29T14:14:00Z"/>
        </w:rPr>
      </w:pPr>
      <w:ins w:id="1050" w:author="Christopher Richard Kruger" w:date="2019-01-29T14:14:00Z">
        <w:r>
          <w:t>True</w:t>
        </w:r>
      </w:ins>
    </w:p>
    <w:p w14:paraId="59E8D998" w14:textId="48608519" w:rsidR="006745D1" w:rsidRPr="009C4699" w:rsidRDefault="006745D1">
      <w:pPr>
        <w:pStyle w:val="P-Regular"/>
        <w:numPr>
          <w:ilvl w:val="1"/>
          <w:numId w:val="55"/>
        </w:numPr>
        <w:pPrChange w:id="1051" w:author="Christopher Richard Kruger" w:date="2019-01-29T14:14:00Z">
          <w:pPr>
            <w:pStyle w:val="P-Regular"/>
          </w:pPr>
        </w:pPrChange>
      </w:pPr>
      <w:ins w:id="1052" w:author="Christopher Richard Kruger" w:date="2019-01-29T14:14:00Z">
        <w:r>
          <w:t>False</w:t>
        </w:r>
      </w:ins>
    </w:p>
    <w:sectPr w:rsidR="006745D1" w:rsidRPr="009C4699">
      <w:headerReference w:type="even" r:id="rId31"/>
      <w:headerReference w:type="default" r:id="rId32"/>
      <w:footerReference w:type="even" r:id="rId33"/>
      <w:footerReference w:type="default" r:id="rId34"/>
      <w:headerReference w:type="first" r:id="rId35"/>
      <w:footerReference w:type="first" r:id="rId36"/>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25797" w14:textId="77777777" w:rsidR="00EA7051" w:rsidRPr="00BC51F1" w:rsidRDefault="00EA7051" w:rsidP="00BC51F1">
      <w:r>
        <w:separator/>
      </w:r>
    </w:p>
  </w:endnote>
  <w:endnote w:type="continuationSeparator" w:id="0">
    <w:p w14:paraId="7D1EF2CA" w14:textId="77777777" w:rsidR="00EA7051" w:rsidRPr="00BC51F1" w:rsidRDefault="00EA7051"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245420" w:rsidRDefault="00245420"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245420" w:rsidRDefault="00245420"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245420" w:rsidRDefault="00245420"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C8A7A" w14:textId="77777777" w:rsidR="00EA7051" w:rsidRPr="00BC51F1" w:rsidRDefault="00EA7051" w:rsidP="00BC51F1">
      <w:r>
        <w:separator/>
      </w:r>
    </w:p>
  </w:footnote>
  <w:footnote w:type="continuationSeparator" w:id="0">
    <w:p w14:paraId="7FC0D3F2" w14:textId="77777777" w:rsidR="00EA7051" w:rsidRPr="00BC51F1" w:rsidRDefault="00EA7051"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245420" w:rsidRDefault="002454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245420" w:rsidRDefault="002454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245420" w:rsidRDefault="002454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574BE"/>
    <w:multiLevelType w:val="hybridMultilevel"/>
    <w:tmpl w:val="3ED4A4C4"/>
    <w:lvl w:ilvl="0" w:tplc="C914A1AE">
      <w:start w:val="1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9875DA"/>
    <w:multiLevelType w:val="hybridMultilevel"/>
    <w:tmpl w:val="134E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6B0874"/>
    <w:multiLevelType w:val="hybridMultilevel"/>
    <w:tmpl w:val="7EF4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83C8D"/>
    <w:multiLevelType w:val="hybridMultilevel"/>
    <w:tmpl w:val="973C4B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A6CE9"/>
    <w:multiLevelType w:val="hybridMultilevel"/>
    <w:tmpl w:val="4888F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18"/>
  </w:num>
  <w:num w:numId="3">
    <w:abstractNumId w:val="35"/>
  </w:num>
  <w:num w:numId="4">
    <w:abstractNumId w:val="34"/>
  </w:num>
  <w:num w:numId="5">
    <w:abstractNumId w:val="2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7"/>
  </w:num>
  <w:num w:numId="18">
    <w:abstractNumId w:val="25"/>
  </w:num>
  <w:num w:numId="19">
    <w:abstractNumId w:val="15"/>
  </w:num>
  <w:num w:numId="20">
    <w:abstractNumId w:val="32"/>
  </w:num>
  <w:num w:numId="21">
    <w:abstractNumId w:val="19"/>
  </w:num>
  <w:num w:numId="22">
    <w:abstractNumId w:val="23"/>
  </w:num>
  <w:num w:numId="23">
    <w:abstractNumId w:val="29"/>
  </w:num>
  <w:num w:numId="24">
    <w:abstractNumId w:val="14"/>
  </w:num>
  <w:num w:numId="25">
    <w:abstractNumId w:val="25"/>
  </w:num>
  <w:num w:numId="26">
    <w:abstractNumId w:val="25"/>
    <w:lvlOverride w:ilvl="0">
      <w:startOverride w:val="1"/>
    </w:lvlOverride>
  </w:num>
  <w:num w:numId="27">
    <w:abstractNumId w:val="25"/>
    <w:lvlOverride w:ilvl="0">
      <w:startOverride w:val="1"/>
    </w:lvlOverride>
  </w:num>
  <w:num w:numId="28">
    <w:abstractNumId w:val="30"/>
  </w:num>
  <w:num w:numId="29">
    <w:abstractNumId w:val="25"/>
    <w:lvlOverride w:ilvl="0">
      <w:startOverride w:val="1"/>
    </w:lvlOverride>
  </w:num>
  <w:num w:numId="30">
    <w:abstractNumId w:val="25"/>
    <w:lvlOverride w:ilvl="0">
      <w:startOverride w:val="1"/>
    </w:lvlOverride>
  </w:num>
  <w:num w:numId="31">
    <w:abstractNumId w:val="20"/>
  </w:num>
  <w:num w:numId="32">
    <w:abstractNumId w:val="25"/>
    <w:lvlOverride w:ilvl="0">
      <w:startOverride w:val="1"/>
    </w:lvlOverride>
  </w:num>
  <w:num w:numId="33">
    <w:abstractNumId w:val="25"/>
    <w:lvlOverride w:ilvl="0">
      <w:startOverride w:val="1"/>
    </w:lvlOverride>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25"/>
    <w:lvlOverride w:ilvl="0">
      <w:startOverride w:val="1"/>
    </w:lvlOverride>
  </w:num>
  <w:num w:numId="41">
    <w:abstractNumId w:val="25"/>
    <w:lvlOverride w:ilvl="0">
      <w:startOverride w:val="1"/>
    </w:lvlOverride>
  </w:num>
  <w:num w:numId="42">
    <w:abstractNumId w:val="25"/>
    <w:lvlOverride w:ilvl="0">
      <w:startOverride w:val="1"/>
    </w:lvlOverride>
  </w:num>
  <w:num w:numId="43">
    <w:abstractNumId w:val="25"/>
    <w:lvlOverride w:ilvl="0">
      <w:startOverride w:val="1"/>
    </w:lvlOverride>
  </w:num>
  <w:num w:numId="44">
    <w:abstractNumId w:val="26"/>
  </w:num>
  <w:num w:numId="45">
    <w:abstractNumId w:val="33"/>
  </w:num>
  <w:num w:numId="46">
    <w:abstractNumId w:val="13"/>
  </w:num>
  <w:num w:numId="47">
    <w:abstractNumId w:val="16"/>
  </w:num>
  <w:num w:numId="48">
    <w:abstractNumId w:val="25"/>
    <w:lvlOverride w:ilvl="0">
      <w:startOverride w:val="1"/>
    </w:lvlOverride>
  </w:num>
  <w:num w:numId="49">
    <w:abstractNumId w:val="25"/>
    <w:lvlOverride w:ilvl="0">
      <w:startOverride w:val="1"/>
    </w:lvlOverride>
  </w:num>
  <w:num w:numId="50">
    <w:abstractNumId w:val="12"/>
  </w:num>
  <w:num w:numId="51">
    <w:abstractNumId w:val="21"/>
  </w:num>
  <w:num w:numId="52">
    <w:abstractNumId w:val="11"/>
  </w:num>
  <w:num w:numId="53">
    <w:abstractNumId w:val="22"/>
  </w:num>
  <w:num w:numId="54">
    <w:abstractNumId w:val="10"/>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Richard Kruger">
    <w15:presenceInfo w15:providerId="AD" w15:userId="S::crk78@cornell.edu::a09c17f7-467f-4bc3-b8df-d140ea8f10b8"/>
  </w15:person>
  <w15:person w15:author="Rutuja Yerunkar">
    <w15:presenceInfo w15:providerId="AD" w15:userId="S-1-5-21-226508970-3071066648-2496781527-153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067F5"/>
    <w:rsid w:val="00017D26"/>
    <w:rsid w:val="00032E8D"/>
    <w:rsid w:val="00037BAD"/>
    <w:rsid w:val="00042888"/>
    <w:rsid w:val="000544D8"/>
    <w:rsid w:val="0005650F"/>
    <w:rsid w:val="00064272"/>
    <w:rsid w:val="00067E6A"/>
    <w:rsid w:val="00070576"/>
    <w:rsid w:val="000717D2"/>
    <w:rsid w:val="00072DA3"/>
    <w:rsid w:val="00081AC7"/>
    <w:rsid w:val="00086577"/>
    <w:rsid w:val="00090399"/>
    <w:rsid w:val="000C06A2"/>
    <w:rsid w:val="000D467D"/>
    <w:rsid w:val="000D6B6F"/>
    <w:rsid w:val="000D7971"/>
    <w:rsid w:val="000E35FE"/>
    <w:rsid w:val="001020B5"/>
    <w:rsid w:val="00103FC7"/>
    <w:rsid w:val="001050ED"/>
    <w:rsid w:val="00110BA1"/>
    <w:rsid w:val="00116E7B"/>
    <w:rsid w:val="0012051D"/>
    <w:rsid w:val="00121B06"/>
    <w:rsid w:val="00122FC6"/>
    <w:rsid w:val="00123998"/>
    <w:rsid w:val="001243B4"/>
    <w:rsid w:val="00130803"/>
    <w:rsid w:val="00155B45"/>
    <w:rsid w:val="00160ACD"/>
    <w:rsid w:val="00186D4A"/>
    <w:rsid w:val="001A5A74"/>
    <w:rsid w:val="001B10C7"/>
    <w:rsid w:val="001B1D74"/>
    <w:rsid w:val="001C7614"/>
    <w:rsid w:val="001D25EA"/>
    <w:rsid w:val="00202110"/>
    <w:rsid w:val="002264CE"/>
    <w:rsid w:val="0023745E"/>
    <w:rsid w:val="00245420"/>
    <w:rsid w:val="00246E14"/>
    <w:rsid w:val="00271022"/>
    <w:rsid w:val="002769F4"/>
    <w:rsid w:val="00276DDA"/>
    <w:rsid w:val="002773BA"/>
    <w:rsid w:val="00281659"/>
    <w:rsid w:val="002A4BB7"/>
    <w:rsid w:val="002C05CB"/>
    <w:rsid w:val="002C4521"/>
    <w:rsid w:val="002C7AFF"/>
    <w:rsid w:val="002F66F2"/>
    <w:rsid w:val="00302E62"/>
    <w:rsid w:val="00316C5C"/>
    <w:rsid w:val="00323F5D"/>
    <w:rsid w:val="0032703E"/>
    <w:rsid w:val="00331F60"/>
    <w:rsid w:val="003346E9"/>
    <w:rsid w:val="00337BF1"/>
    <w:rsid w:val="00352C55"/>
    <w:rsid w:val="00367119"/>
    <w:rsid w:val="00393501"/>
    <w:rsid w:val="003D33EC"/>
    <w:rsid w:val="00412A23"/>
    <w:rsid w:val="004170E1"/>
    <w:rsid w:val="00427C95"/>
    <w:rsid w:val="004434DF"/>
    <w:rsid w:val="00460B31"/>
    <w:rsid w:val="004803ED"/>
    <w:rsid w:val="004807C8"/>
    <w:rsid w:val="004A7190"/>
    <w:rsid w:val="004B6E6A"/>
    <w:rsid w:val="004E32AB"/>
    <w:rsid w:val="004E32D1"/>
    <w:rsid w:val="004F7828"/>
    <w:rsid w:val="0051401D"/>
    <w:rsid w:val="005166C8"/>
    <w:rsid w:val="00531C15"/>
    <w:rsid w:val="00566CE6"/>
    <w:rsid w:val="00572FD2"/>
    <w:rsid w:val="005929C1"/>
    <w:rsid w:val="005A1FF5"/>
    <w:rsid w:val="005B0384"/>
    <w:rsid w:val="005B26E7"/>
    <w:rsid w:val="005B3CCC"/>
    <w:rsid w:val="005C7FEE"/>
    <w:rsid w:val="005D18AF"/>
    <w:rsid w:val="005E24D8"/>
    <w:rsid w:val="005F63C8"/>
    <w:rsid w:val="0060209A"/>
    <w:rsid w:val="00604199"/>
    <w:rsid w:val="00610BA3"/>
    <w:rsid w:val="00615859"/>
    <w:rsid w:val="0062014E"/>
    <w:rsid w:val="00623439"/>
    <w:rsid w:val="00626C5D"/>
    <w:rsid w:val="00643644"/>
    <w:rsid w:val="00672968"/>
    <w:rsid w:val="006745D1"/>
    <w:rsid w:val="006840F1"/>
    <w:rsid w:val="00693224"/>
    <w:rsid w:val="006A284F"/>
    <w:rsid w:val="006B1C18"/>
    <w:rsid w:val="006B1CC1"/>
    <w:rsid w:val="006B505A"/>
    <w:rsid w:val="006D553C"/>
    <w:rsid w:val="006D7FDA"/>
    <w:rsid w:val="006E3F5D"/>
    <w:rsid w:val="006F7BB5"/>
    <w:rsid w:val="00713FAC"/>
    <w:rsid w:val="007168DD"/>
    <w:rsid w:val="00720AB6"/>
    <w:rsid w:val="007218AE"/>
    <w:rsid w:val="00722D12"/>
    <w:rsid w:val="00727DFB"/>
    <w:rsid w:val="0076440F"/>
    <w:rsid w:val="00765765"/>
    <w:rsid w:val="007721DA"/>
    <w:rsid w:val="007A2DB8"/>
    <w:rsid w:val="007A359E"/>
    <w:rsid w:val="007B7F3F"/>
    <w:rsid w:val="007E177B"/>
    <w:rsid w:val="0080068C"/>
    <w:rsid w:val="0080424C"/>
    <w:rsid w:val="00805F34"/>
    <w:rsid w:val="008215B6"/>
    <w:rsid w:val="0082586E"/>
    <w:rsid w:val="00834BA8"/>
    <w:rsid w:val="00835EE8"/>
    <w:rsid w:val="008364AB"/>
    <w:rsid w:val="00844D0C"/>
    <w:rsid w:val="0087601B"/>
    <w:rsid w:val="008A6158"/>
    <w:rsid w:val="008D2F25"/>
    <w:rsid w:val="008E4C95"/>
    <w:rsid w:val="008F62A9"/>
    <w:rsid w:val="00900EF0"/>
    <w:rsid w:val="00907A3B"/>
    <w:rsid w:val="00912E89"/>
    <w:rsid w:val="00915FCA"/>
    <w:rsid w:val="009164A6"/>
    <w:rsid w:val="00922530"/>
    <w:rsid w:val="009370F4"/>
    <w:rsid w:val="0097304B"/>
    <w:rsid w:val="009751B8"/>
    <w:rsid w:val="0099781E"/>
    <w:rsid w:val="009B023C"/>
    <w:rsid w:val="009B2EB7"/>
    <w:rsid w:val="009C4699"/>
    <w:rsid w:val="009C47FF"/>
    <w:rsid w:val="009D26DA"/>
    <w:rsid w:val="009D479F"/>
    <w:rsid w:val="009D734B"/>
    <w:rsid w:val="009E26DB"/>
    <w:rsid w:val="009E32F8"/>
    <w:rsid w:val="009E505B"/>
    <w:rsid w:val="009E72E9"/>
    <w:rsid w:val="009F41A9"/>
    <w:rsid w:val="00A17CA1"/>
    <w:rsid w:val="00A404F5"/>
    <w:rsid w:val="00A42F85"/>
    <w:rsid w:val="00A52FC6"/>
    <w:rsid w:val="00A5403A"/>
    <w:rsid w:val="00A67081"/>
    <w:rsid w:val="00A77296"/>
    <w:rsid w:val="00AB41C3"/>
    <w:rsid w:val="00AB477E"/>
    <w:rsid w:val="00AF1F20"/>
    <w:rsid w:val="00AF5477"/>
    <w:rsid w:val="00B01295"/>
    <w:rsid w:val="00B11E5B"/>
    <w:rsid w:val="00B27C8F"/>
    <w:rsid w:val="00B45568"/>
    <w:rsid w:val="00B46F13"/>
    <w:rsid w:val="00B519F2"/>
    <w:rsid w:val="00B6376C"/>
    <w:rsid w:val="00BB66DF"/>
    <w:rsid w:val="00BC51F1"/>
    <w:rsid w:val="00BE2EE8"/>
    <w:rsid w:val="00BF0410"/>
    <w:rsid w:val="00C267D9"/>
    <w:rsid w:val="00C31D85"/>
    <w:rsid w:val="00C33547"/>
    <w:rsid w:val="00C416A2"/>
    <w:rsid w:val="00C64FBB"/>
    <w:rsid w:val="00C65BDB"/>
    <w:rsid w:val="00C662C0"/>
    <w:rsid w:val="00C97226"/>
    <w:rsid w:val="00C977B1"/>
    <w:rsid w:val="00CA5689"/>
    <w:rsid w:val="00CC0030"/>
    <w:rsid w:val="00CC6B43"/>
    <w:rsid w:val="00CD4834"/>
    <w:rsid w:val="00CE18B9"/>
    <w:rsid w:val="00CF3FAB"/>
    <w:rsid w:val="00D019E6"/>
    <w:rsid w:val="00D12018"/>
    <w:rsid w:val="00D35645"/>
    <w:rsid w:val="00D41DFE"/>
    <w:rsid w:val="00D71220"/>
    <w:rsid w:val="00DA22A6"/>
    <w:rsid w:val="00DA730F"/>
    <w:rsid w:val="00DC7680"/>
    <w:rsid w:val="00DD7274"/>
    <w:rsid w:val="00DE4FFE"/>
    <w:rsid w:val="00DF53FE"/>
    <w:rsid w:val="00E13983"/>
    <w:rsid w:val="00E24CDC"/>
    <w:rsid w:val="00E31135"/>
    <w:rsid w:val="00E66ED9"/>
    <w:rsid w:val="00E70322"/>
    <w:rsid w:val="00E70859"/>
    <w:rsid w:val="00E85F7D"/>
    <w:rsid w:val="00E8638B"/>
    <w:rsid w:val="00E86D78"/>
    <w:rsid w:val="00E94480"/>
    <w:rsid w:val="00E95C80"/>
    <w:rsid w:val="00EA7051"/>
    <w:rsid w:val="00ED42E9"/>
    <w:rsid w:val="00EE0B37"/>
    <w:rsid w:val="00EE6F03"/>
    <w:rsid w:val="00F05471"/>
    <w:rsid w:val="00F13E41"/>
    <w:rsid w:val="00F32C1B"/>
    <w:rsid w:val="00F51DBD"/>
    <w:rsid w:val="00F60FBD"/>
    <w:rsid w:val="00F612AB"/>
    <w:rsid w:val="00F63535"/>
    <w:rsid w:val="00F825F9"/>
    <w:rsid w:val="00F96409"/>
    <w:rsid w:val="00FA46F5"/>
    <w:rsid w:val="00FB04ED"/>
    <w:rsid w:val="00FB0FAB"/>
    <w:rsid w:val="00FB637A"/>
    <w:rsid w:val="00FB72D9"/>
    <w:rsid w:val="00FC0A89"/>
    <w:rsid w:val="00FE5BDA"/>
    <w:rsid w:val="00FF1245"/>
    <w:rsid w:val="00FF49B8"/>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 w:type="paragraph" w:styleId="HTMLPreformatted">
    <w:name w:val="HTML Preformatted"/>
    <w:basedOn w:val="Normal"/>
    <w:link w:val="HTMLPreformattedChar"/>
    <w:uiPriority w:val="99"/>
    <w:semiHidden/>
    <w:unhideWhenUsed/>
    <w:locked/>
    <w:rsid w:val="00825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2586E"/>
    <w:rPr>
      <w:rFonts w:ascii="Courier New" w:eastAsia="Times New Roman" w:hAnsi="Courier New" w:cs="Courier New"/>
      <w:sz w:val="20"/>
      <w:szCs w:val="20"/>
      <w:lang w:val="en-US"/>
    </w:rPr>
  </w:style>
  <w:style w:type="paragraph" w:styleId="ListParagraph">
    <w:name w:val="List Paragraph"/>
    <w:basedOn w:val="Normal"/>
    <w:uiPriority w:val="34"/>
    <w:locked/>
    <w:rsid w:val="0082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138041387">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19418899">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103912527">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634556106">
      <w:bodyDiv w:val="1"/>
      <w:marLeft w:val="0"/>
      <w:marRight w:val="0"/>
      <w:marTop w:val="0"/>
      <w:marBottom w:val="0"/>
      <w:divBdr>
        <w:top w:val="none" w:sz="0" w:space="0" w:color="auto"/>
        <w:left w:val="none" w:sz="0" w:space="0" w:color="auto"/>
        <w:bottom w:val="none" w:sz="0" w:space="0" w:color="auto"/>
        <w:right w:val="none" w:sz="0" w:space="0" w:color="auto"/>
      </w:divBdr>
      <w:divsChild>
        <w:div w:id="1124736698">
          <w:marLeft w:val="0"/>
          <w:marRight w:val="0"/>
          <w:marTop w:val="0"/>
          <w:marBottom w:val="0"/>
          <w:divBdr>
            <w:top w:val="none" w:sz="0" w:space="0" w:color="auto"/>
            <w:left w:val="none" w:sz="0" w:space="0" w:color="auto"/>
            <w:bottom w:val="none" w:sz="0" w:space="0" w:color="auto"/>
            <w:right w:val="none" w:sz="0" w:space="0" w:color="auto"/>
          </w:divBdr>
        </w:div>
      </w:divsChild>
    </w:div>
    <w:div w:id="1821968990">
      <w:bodyDiv w:val="1"/>
      <w:marLeft w:val="0"/>
      <w:marRight w:val="0"/>
      <w:marTop w:val="0"/>
      <w:marBottom w:val="0"/>
      <w:divBdr>
        <w:top w:val="none" w:sz="0" w:space="0" w:color="auto"/>
        <w:left w:val="none" w:sz="0" w:space="0" w:color="auto"/>
        <w:bottom w:val="none" w:sz="0" w:space="0" w:color="auto"/>
        <w:right w:val="none" w:sz="0" w:space="0" w:color="auto"/>
      </w:divBdr>
    </w:div>
    <w:div w:id="1861582781">
      <w:bodyDiv w:val="1"/>
      <w:marLeft w:val="0"/>
      <w:marRight w:val="0"/>
      <w:marTop w:val="0"/>
      <w:marBottom w:val="0"/>
      <w:divBdr>
        <w:top w:val="none" w:sz="0" w:space="0" w:color="auto"/>
        <w:left w:val="none" w:sz="0" w:space="0" w:color="auto"/>
        <w:bottom w:val="none" w:sz="0" w:space="0" w:color="auto"/>
        <w:right w:val="none" w:sz="0" w:space="0" w:color="auto"/>
      </w:divBdr>
    </w:div>
    <w:div w:id="1882473299">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A6DFE-7B55-0541-943D-778FFD819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545</TotalTime>
  <Pages>1</Pages>
  <Words>5111</Words>
  <Characters>29138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56</cp:revision>
  <dcterms:created xsi:type="dcterms:W3CDTF">2018-11-23T16:52:00Z</dcterms:created>
  <dcterms:modified xsi:type="dcterms:W3CDTF">2019-03-03T19:43:00Z</dcterms:modified>
  <cp:category/>
</cp:coreProperties>
</file>