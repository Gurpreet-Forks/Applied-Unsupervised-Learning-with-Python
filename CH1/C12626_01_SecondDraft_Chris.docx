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E2AC17" w14:textId="35C43DDE" w:rsidR="009E32F8" w:rsidRDefault="00FF700D" w:rsidP="005B26E7">
      <w:pPr>
        <w:pStyle w:val="H1-Topic"/>
        <w:rPr>
          <w:ins w:id="0" w:author="Rutuja Yerunkar" w:date="2018-11-22T10:50:00Z"/>
          <w:lang w:val="en-US"/>
        </w:rPr>
      </w:pPr>
      <w:r>
        <w:rPr>
          <w:lang w:val="en-US"/>
        </w:rPr>
        <w:t>Lesson</w:t>
      </w:r>
      <w:r w:rsidR="005B26E7">
        <w:rPr>
          <w:lang w:val="en-US"/>
        </w:rPr>
        <w:t xml:space="preserve"> 1: Introduction to </w:t>
      </w:r>
      <w:ins w:id="1" w:author="Rutuja Yerunkar" w:date="2018-11-22T13:35:00Z">
        <w:r w:rsidR="009E26DB">
          <w:rPr>
            <w:lang w:val="en-US"/>
          </w:rPr>
          <w:t>Clustering</w:t>
        </w:r>
      </w:ins>
    </w:p>
    <w:p w14:paraId="5C804FC3" w14:textId="77777777" w:rsidR="009C4699" w:rsidRDefault="009C4699" w:rsidP="00FF700D">
      <w:pPr>
        <w:pStyle w:val="H1-Topic"/>
        <w:rPr>
          <w:ins w:id="2" w:author="Christopher Richard Kruger" w:date="2018-11-22T15:57:00Z"/>
          <w:lang w:val="en-US"/>
        </w:rPr>
      </w:pPr>
    </w:p>
    <w:p w14:paraId="2BF0E81E" w14:textId="609558E6" w:rsidR="002773BA" w:rsidRDefault="009751B8" w:rsidP="00FF700D">
      <w:pPr>
        <w:pStyle w:val="H1-Topic"/>
        <w:rPr>
          <w:ins w:id="3" w:author="Rutuja Yerunkar" w:date="2018-11-22T10:50:00Z"/>
          <w:lang w:val="en-US"/>
        </w:rPr>
      </w:pPr>
      <w:ins w:id="4" w:author="Rutuja Yerunkar" w:date="2018-11-22T10:50:00Z">
        <w:r>
          <w:rPr>
            <w:lang w:val="en-US"/>
          </w:rPr>
          <w:t>Lesson Objectives</w:t>
        </w:r>
      </w:ins>
    </w:p>
    <w:p w14:paraId="540580D1" w14:textId="77777777" w:rsidR="002773BA" w:rsidRDefault="002773BA" w:rsidP="00FF700D">
      <w:pPr>
        <w:pStyle w:val="P-Regular"/>
        <w:rPr>
          <w:ins w:id="5" w:author="Rutuja Yerunkar" w:date="2018-11-22T10:50:00Z"/>
          <w:lang w:val="en-US"/>
        </w:rPr>
      </w:pPr>
      <w:ins w:id="6" w:author="Rutuja Yerunkar" w:date="2018-11-22T10:50:00Z">
        <w:r>
          <w:rPr>
            <w:lang w:val="en-US"/>
          </w:rPr>
          <w:t>By the end of this lesson, you will be able to:</w:t>
        </w:r>
      </w:ins>
    </w:p>
    <w:p w14:paraId="722BBB6C" w14:textId="77777777" w:rsidR="002773BA" w:rsidRDefault="00C31D85" w:rsidP="00FF700D">
      <w:pPr>
        <w:pStyle w:val="L-Bullets"/>
        <w:rPr>
          <w:ins w:id="7" w:author="Rutuja Yerunkar" w:date="2018-11-22T11:00:00Z"/>
          <w:lang w:val="en-US"/>
        </w:rPr>
      </w:pPr>
      <w:ins w:id="8" w:author="Rutuja Yerunkar" w:date="2018-11-22T11:07:00Z">
        <w:r>
          <w:rPr>
            <w:lang w:val="en-US"/>
          </w:rPr>
          <w:t>Distinguish between supervised learning and unsupervised learning</w:t>
        </w:r>
      </w:ins>
    </w:p>
    <w:p w14:paraId="12C214D9" w14:textId="77777777" w:rsidR="00C31D85" w:rsidRDefault="00C31D85" w:rsidP="00FF700D">
      <w:pPr>
        <w:pStyle w:val="L-Bullets"/>
        <w:rPr>
          <w:ins w:id="9" w:author="Rutuja Yerunkar" w:date="2018-11-22T11:09:00Z"/>
          <w:lang w:val="en-US"/>
        </w:rPr>
      </w:pPr>
      <w:ins w:id="10" w:author="Rutuja Yerunkar" w:date="2018-11-22T11:07:00Z">
        <w:r>
          <w:rPr>
            <w:lang w:val="en-US"/>
          </w:rPr>
          <w:t>Explain the</w:t>
        </w:r>
      </w:ins>
      <w:ins w:id="11" w:author="Rutuja Yerunkar" w:date="2018-11-22T11:09:00Z">
        <w:r>
          <w:rPr>
            <w:lang w:val="en-US"/>
          </w:rPr>
          <w:t xml:space="preserve"> concept of clustering</w:t>
        </w:r>
      </w:ins>
    </w:p>
    <w:p w14:paraId="3AA690FD" w14:textId="77777777" w:rsidR="00C31D85" w:rsidRDefault="00C31D85" w:rsidP="00FF700D">
      <w:pPr>
        <w:pStyle w:val="L-Bullets"/>
        <w:rPr>
          <w:ins w:id="12" w:author="Rutuja Yerunkar" w:date="2018-11-22T13:35:00Z"/>
          <w:lang w:val="en-US"/>
        </w:rPr>
      </w:pPr>
      <w:ins w:id="13" w:author="Rutuja Yerunkar" w:date="2018-11-22T11:09:00Z">
        <w:r>
          <w:rPr>
            <w:lang w:val="en-US"/>
          </w:rPr>
          <w:t xml:space="preserve">Implement k-means </w:t>
        </w:r>
      </w:ins>
      <w:ins w:id="14" w:author="Rutuja Yerunkar" w:date="2018-11-22T11:10:00Z">
        <w:r w:rsidR="00834BA8">
          <w:rPr>
            <w:lang w:val="en-US"/>
          </w:rPr>
          <w:t xml:space="preserve">clustering </w:t>
        </w:r>
      </w:ins>
      <w:ins w:id="15" w:author="Rutuja Yerunkar" w:date="2018-11-22T11:09:00Z">
        <w:r>
          <w:rPr>
            <w:lang w:val="en-US"/>
          </w:rPr>
          <w:t>algorithm</w:t>
        </w:r>
      </w:ins>
      <w:ins w:id="16" w:author="Rutuja Yerunkar" w:date="2018-11-22T11:11:00Z">
        <w:r w:rsidR="00834BA8">
          <w:rPr>
            <w:lang w:val="en-US"/>
          </w:rPr>
          <w:t xml:space="preserve"> using built-in Python packages</w:t>
        </w:r>
      </w:ins>
    </w:p>
    <w:p w14:paraId="231510AE" w14:textId="77777777" w:rsidR="009E26DB" w:rsidRDefault="009E26DB" w:rsidP="009C4699">
      <w:pPr>
        <w:pStyle w:val="L-Bullets"/>
        <w:numPr>
          <w:ilvl w:val="0"/>
          <w:numId w:val="0"/>
        </w:numPr>
        <w:ind w:left="717" w:hanging="360"/>
        <w:rPr>
          <w:ins w:id="17" w:author="Rutuja Yerunkar" w:date="2018-11-22T13:38:00Z"/>
          <w:lang w:val="en-US"/>
        </w:rPr>
      </w:pPr>
    </w:p>
    <w:p w14:paraId="7A2DA3B9" w14:textId="77777777" w:rsidR="009E26DB" w:rsidDel="009C4699" w:rsidRDefault="009E26DB" w:rsidP="00A42F85">
      <w:pPr>
        <w:pStyle w:val="H1-Topic"/>
        <w:rPr>
          <w:ins w:id="18" w:author="Rutuja Yerunkar" w:date="2018-11-22T13:38:00Z"/>
          <w:del w:id="19" w:author="Christopher Richard Kruger" w:date="2018-11-22T15:58:00Z"/>
          <w:lang w:val="en-US"/>
        </w:rPr>
      </w:pPr>
      <w:ins w:id="20" w:author="Rutuja Yerunkar" w:date="2018-11-22T13:38:00Z">
        <w:r>
          <w:rPr>
            <w:lang w:val="en-US"/>
          </w:rPr>
          <w:t>Introduction</w:t>
        </w:r>
        <w:bookmarkStart w:id="21" w:name="_GoBack"/>
        <w:bookmarkEnd w:id="21"/>
      </w:ins>
    </w:p>
    <w:p w14:paraId="43EED91B" w14:textId="77777777" w:rsidR="009E26DB" w:rsidRDefault="009E26DB" w:rsidP="009C4699">
      <w:pPr>
        <w:pStyle w:val="H1-Topic"/>
        <w:rPr>
          <w:ins w:id="22" w:author="Rutuja Yerunkar" w:date="2018-11-22T13:35:00Z"/>
          <w:lang w:val="en-US"/>
        </w:rPr>
        <w:pPrChange w:id="23" w:author="Christopher Richard Kruger" w:date="2018-11-22T15:58:00Z">
          <w:pPr>
            <w:pStyle w:val="L-Bullets"/>
            <w:numPr>
              <w:numId w:val="0"/>
            </w:numPr>
          </w:pPr>
        </w:pPrChange>
      </w:pPr>
    </w:p>
    <w:p w14:paraId="61625EC5" w14:textId="0C95883B" w:rsidR="009C4699" w:rsidRDefault="009C4699" w:rsidP="009C4699">
      <w:pPr>
        <w:pStyle w:val="H2-General"/>
        <w:rPr>
          <w:ins w:id="24" w:author="Christopher Richard Kruger" w:date="2018-11-22T16:15:00Z"/>
          <w:lang w:val="en-US"/>
        </w:rPr>
      </w:pPr>
      <w:ins w:id="25" w:author="Christopher Richard Kruger" w:date="2018-11-22T16:25:00Z">
        <w:r>
          <w:rPr>
            <w:lang w:val="en-US"/>
          </w:rPr>
          <w:t>“What does this data mean</w:t>
        </w:r>
      </w:ins>
      <w:ins w:id="26" w:author="Christopher Richard Kruger" w:date="2018-11-22T16:26:00Z">
        <w:r>
          <w:rPr>
            <w:lang w:val="en-US"/>
          </w:rPr>
          <w:t>?”</w:t>
        </w:r>
      </w:ins>
    </w:p>
    <w:p w14:paraId="6FDBD03E" w14:textId="63A1B73F" w:rsidR="009C4699" w:rsidRDefault="009C4699" w:rsidP="009C4699">
      <w:pPr>
        <w:pStyle w:val="P-Regular"/>
        <w:rPr>
          <w:ins w:id="27" w:author="Christopher Richard Kruger" w:date="2018-11-22T16:18:00Z"/>
          <w:lang w:val="en-US"/>
        </w:rPr>
      </w:pPr>
      <w:ins w:id="28" w:author="Christopher Richard Kruger" w:date="2018-11-22T16:16:00Z">
        <w:r>
          <w:rPr>
            <w:lang w:val="en-US"/>
          </w:rPr>
          <w:t>Have you ever been asked to take a look at some data and came up empty handed? Maybe you’re not familiar with the data</w:t>
        </w:r>
      </w:ins>
      <w:ins w:id="29" w:author="Christopher Richard Kruger" w:date="2018-11-22T16:17:00Z">
        <w:r>
          <w:rPr>
            <w:lang w:val="en-US"/>
          </w:rPr>
          <w:t xml:space="preserve"> set, or maybe you don’t even know where to start. This may have been extremely frustrating and even embarrassing at times depending on who asked you to take care of the task. </w:t>
        </w:r>
      </w:ins>
    </w:p>
    <w:p w14:paraId="4DFFC859" w14:textId="0219499D" w:rsidR="009C4699" w:rsidRDefault="009C4699" w:rsidP="009C4699">
      <w:pPr>
        <w:pStyle w:val="P-Regular"/>
        <w:rPr>
          <w:ins w:id="30" w:author="Christopher Richard Kruger" w:date="2018-11-22T16:20:00Z"/>
          <w:lang w:val="en-US"/>
        </w:rPr>
      </w:pPr>
      <w:ins w:id="31" w:author="Christopher Richard Kruger" w:date="2018-11-22T16:18:00Z">
        <w:r>
          <w:rPr>
            <w:lang w:val="en-US"/>
          </w:rPr>
          <w:t xml:space="preserve">You are not alone, and interestingly enough there are many times the data itself is simply too confusing to be made sense of. </w:t>
        </w:r>
      </w:ins>
      <w:ins w:id="32" w:author="Christopher Richard Kruger" w:date="2018-11-22T16:19:00Z">
        <w:r>
          <w:rPr>
            <w:lang w:val="en-US"/>
          </w:rPr>
          <w:t>As you try and figure out what all those numbers in your spreadsheet mean, you’re most likely mimicking what many unsupervised algorithms do when they</w:t>
        </w:r>
      </w:ins>
      <w:ins w:id="33" w:author="Christopher Richard Kruger" w:date="2018-11-22T16:20:00Z">
        <w:r>
          <w:rPr>
            <w:lang w:val="en-US"/>
          </w:rPr>
          <w:t xml:space="preserve"> try to find meaning in data. </w:t>
        </w:r>
      </w:ins>
      <w:ins w:id="34" w:author="Christopher Richard Kruger" w:date="2018-11-22T16:21:00Z">
        <w:r>
          <w:rPr>
            <w:lang w:val="en-US"/>
          </w:rPr>
          <w:t>The reality is that many datasets in the real world don’t have any rhyme or reason to them</w:t>
        </w:r>
      </w:ins>
      <w:ins w:id="35" w:author="Christopher Richard Kruger" w:date="2018-11-22T16:22:00Z">
        <w:r>
          <w:rPr>
            <w:lang w:val="en-US"/>
          </w:rPr>
          <w:t>. You will be tasked with analyzing them with little background preparati</w:t>
        </w:r>
      </w:ins>
      <w:ins w:id="36" w:author="Christopher Richard Kruger" w:date="2018-11-22T16:23:00Z">
        <w:r>
          <w:rPr>
            <w:lang w:val="en-US"/>
          </w:rPr>
          <w:t>on. Don’t fret however – this course will prepare you to never be frustrated again when dealing with data exploration asks.</w:t>
        </w:r>
      </w:ins>
    </w:p>
    <w:p w14:paraId="2F76EA7C" w14:textId="1182AED1" w:rsidR="009C4699" w:rsidRDefault="009C4699" w:rsidP="009C4699">
      <w:pPr>
        <w:pStyle w:val="P-Regular"/>
        <w:rPr>
          <w:ins w:id="37" w:author="Christopher Richard Kruger" w:date="2018-11-22T16:25:00Z"/>
          <w:lang w:val="en-US"/>
        </w:rPr>
      </w:pPr>
      <w:ins w:id="38" w:author="Christopher Richard Kruger" w:date="2018-11-22T16:20:00Z">
        <w:r>
          <w:rPr>
            <w:lang w:val="en-US"/>
          </w:rPr>
          <w:t xml:space="preserve">Through this course we have developed some of the best in class content to help you understand how </w:t>
        </w:r>
      </w:ins>
      <w:ins w:id="39" w:author="Christopher Richard Kruger" w:date="2018-11-22T16:23:00Z">
        <w:r>
          <w:rPr>
            <w:lang w:val="en-US"/>
          </w:rPr>
          <w:t>unsupervised</w:t>
        </w:r>
      </w:ins>
      <w:ins w:id="40" w:author="Christopher Richard Kruger" w:date="2018-11-22T16:21:00Z">
        <w:r>
          <w:rPr>
            <w:lang w:val="en-US"/>
          </w:rPr>
          <w:t xml:space="preserve"> algorithms work and where to use them. </w:t>
        </w:r>
      </w:ins>
      <w:ins w:id="41" w:author="Christopher Richard Kruger" w:date="2018-11-22T16:23:00Z">
        <w:r>
          <w:rPr>
            <w:lang w:val="en-US"/>
          </w:rPr>
          <w:t>We cover some of the foundations of finding clusters in yo</w:t>
        </w:r>
      </w:ins>
      <w:ins w:id="42" w:author="Christopher Richard Kruger" w:date="2018-11-22T16:24:00Z">
        <w:r>
          <w:rPr>
            <w:lang w:val="en-US"/>
          </w:rPr>
          <w:t>ur data, how to reduce the size of your data so it’s easier to understand, and how each of these sides of unsupervised learning can be applied in the real world. Our hope is that you will come away from this course with a strong real world understanding o</w:t>
        </w:r>
      </w:ins>
      <w:ins w:id="43" w:author="Christopher Richard Kruger" w:date="2018-11-22T16:25:00Z">
        <w:r>
          <w:rPr>
            <w:lang w:val="en-US"/>
          </w:rPr>
          <w:t xml:space="preserve">f unsupervised learning and what problems it can solve and those it cannot. </w:t>
        </w:r>
      </w:ins>
    </w:p>
    <w:p w14:paraId="6F14EADB" w14:textId="46F013E4" w:rsidR="009C4699" w:rsidRDefault="009C4699" w:rsidP="009C4699">
      <w:pPr>
        <w:pStyle w:val="P-Regular"/>
        <w:rPr>
          <w:ins w:id="44" w:author="Christopher Richard Kruger" w:date="2018-11-22T16:26:00Z"/>
          <w:lang w:val="en-US"/>
        </w:rPr>
      </w:pPr>
      <w:ins w:id="45" w:author="Christopher Richard Kruger" w:date="2018-11-22T16:25:00Z">
        <w:r>
          <w:rPr>
            <w:lang w:val="en-US"/>
          </w:rPr>
          <w:t>Thanks for joining us and we hope you enjoy the ride!</w:t>
        </w:r>
      </w:ins>
    </w:p>
    <w:p w14:paraId="0337DBB6" w14:textId="33040E19" w:rsidR="009C4699" w:rsidRPr="009C4699" w:rsidRDefault="009C4699" w:rsidP="009C4699">
      <w:pPr>
        <w:pStyle w:val="SB-Sidebar"/>
        <w:rPr>
          <w:ins w:id="46" w:author="Christopher Richard Kruger" w:date="2018-11-22T16:15:00Z"/>
          <w:lang w:val="en-US"/>
        </w:rPr>
        <w:pPrChange w:id="47" w:author="Christopher Richard Kruger" w:date="2018-11-22T16:26:00Z">
          <w:pPr>
            <w:pStyle w:val="H2-General"/>
          </w:pPr>
        </w:pPrChange>
      </w:pPr>
      <w:ins w:id="48" w:author="Christopher Richard Kruger" w:date="2018-11-22T16:26:00Z">
        <w:r>
          <w:rPr>
            <w:lang w:val="en-US"/>
          </w:rPr>
          <w:t xml:space="preserve">Discussion: </w:t>
        </w:r>
      </w:ins>
      <w:ins w:id="49" w:author="Christopher Richard Kruger" w:date="2018-11-22T16:27:00Z">
        <w:r>
          <w:rPr>
            <w:lang w:val="en-US"/>
          </w:rPr>
          <w:t xml:space="preserve">If you were asked to understand a dataset, how would you do it? How many people in this class are familiar with supervised learning? What would you do if you got a dataset without labels, </w:t>
        </w:r>
      </w:ins>
      <w:ins w:id="50" w:author="Christopher Richard Kruger" w:date="2018-11-22T16:28:00Z">
        <w:r>
          <w:rPr>
            <w:lang w:val="en-US"/>
          </w:rPr>
          <w:t>or targets, to train on?</w:t>
        </w:r>
      </w:ins>
    </w:p>
    <w:p w14:paraId="3D0BC60A" w14:textId="17062266" w:rsidR="009E26DB" w:rsidRPr="002773BA" w:rsidRDefault="009E26DB" w:rsidP="009C4699">
      <w:pPr>
        <w:pStyle w:val="H2-General"/>
        <w:rPr>
          <w:lang w:val="en-US"/>
        </w:rPr>
      </w:pPr>
      <w:ins w:id="51" w:author="Rutuja Yerunkar" w:date="2018-11-22T13:36:00Z">
        <w:r>
          <w:rPr>
            <w:lang w:val="en-US"/>
          </w:rPr>
          <w:t>Unsupervised Learning vs Supervised Learning</w:t>
        </w:r>
      </w:ins>
    </w:p>
    <w:p w14:paraId="07B93053" w14:textId="77777777" w:rsidR="009751B8" w:rsidRDefault="0080424C" w:rsidP="0080424C">
      <w:pPr>
        <w:pStyle w:val="P-Regular"/>
        <w:rPr>
          <w:ins w:id="52" w:author="Rutuja Yerunkar" w:date="2018-11-22T13:45:00Z"/>
        </w:rPr>
      </w:pPr>
      <w:r>
        <w: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t>
      </w:r>
      <w:r w:rsidR="0032703E">
        <w:t xml:space="preserve">model most closely mirrors an intuitive human approach to learning. </w:t>
      </w:r>
    </w:p>
    <w:p w14:paraId="667F8697" w14:textId="77777777" w:rsidR="005B26E7" w:rsidRDefault="0032703E" w:rsidP="0080424C">
      <w:pPr>
        <w:pStyle w:val="P-Regular"/>
      </w:pPr>
      <w:r>
        <w:lastRenderedPageBreak/>
        <w: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t>
      </w:r>
      <w:r w:rsidR="0080424C">
        <w:t>Development in supervised learning has been fast-paced in valuable, but it has since simmered down in recent years – many of the obstacles in the world of knowing your data have already been tackled.</w:t>
      </w:r>
    </w:p>
    <w:p w14:paraId="455B2FAA" w14:textId="77777777" w:rsidR="00042888" w:rsidRDefault="00042888" w:rsidP="00042888">
      <w:pPr>
        <w:pStyle w:val="P-Regular"/>
        <w:jc w:val="center"/>
      </w:pPr>
      <w:r w:rsidRPr="00042888">
        <w:rPr>
          <w:noProof/>
          <w:lang w:val="en-IN" w:eastAsia="en-IN"/>
        </w:rPr>
        <w:drawing>
          <wp:inline distT="0" distB="0" distL="0" distR="0" wp14:anchorId="177BAF37" wp14:editId="7EFD989C">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p>
    <w:p w14:paraId="56405A4F" w14:textId="77777777" w:rsidR="00393501" w:rsidRDefault="00042888" w:rsidP="00042888">
      <w:pPr>
        <w:pStyle w:val="IMG-Caption"/>
      </w:pPr>
      <w:r>
        <w:t>Figure 1</w:t>
      </w:r>
      <w:ins w:id="53" w:author="Rutuja Yerunkar" w:date="2018-11-22T13:47:00Z">
        <w:r w:rsidR="009751B8">
          <w:t>.1</w:t>
        </w:r>
      </w:ins>
      <w:r>
        <w:t>: Differences between Unsupervised and Supervised Learning</w:t>
      </w:r>
    </w:p>
    <w:p w14:paraId="7DD56276" w14:textId="1DAA0AD6" w:rsidR="009751B8" w:rsidRDefault="0080424C" w:rsidP="0080424C">
      <w:pPr>
        <w:pStyle w:val="P-Regular"/>
        <w:rPr>
          <w:ins w:id="54" w:author="Rutuja Yerunkar" w:date="2018-11-22T13:53:00Z"/>
        </w:rPr>
      </w:pPr>
      <w:r>
        <w:t xml:space="preserve">Conversely, unsupervised learning encompasses the problem set of having a tremendous amount of data that is unlabeled. </w:t>
      </w:r>
      <w:ins w:id="55" w:author="Christopher Richard Kruger" w:date="2018-11-23T11:43:00Z">
        <w:r w:rsidR="004E32D1">
          <w:t xml:space="preserve">Labeled data in this case would be data that has a supplied “target” </w:t>
        </w:r>
      </w:ins>
      <w:ins w:id="56" w:author="Christopher Richard Kruger" w:date="2018-11-23T11:44:00Z">
        <w:r w:rsidR="004E32D1">
          <w:t>outcome</w:t>
        </w:r>
      </w:ins>
      <w:ins w:id="57" w:author="Christopher Richard Kruger" w:date="2018-11-23T11:43:00Z">
        <w:r w:rsidR="004E32D1">
          <w:t xml:space="preserve"> that you are trying to find the correlation towards with suppl</w:t>
        </w:r>
      </w:ins>
      <w:ins w:id="58" w:author="Christopher Richard Kruger" w:date="2018-11-23T11:44:00Z">
        <w:r w:rsidR="004E32D1">
          <w:t xml:space="preserve">ied data (you know that you are looking for whether your food was burned in the previous example). Unlabeled data is when you do not know what the “target” outcome </w:t>
        </w:r>
        <w:proofErr w:type="gramStart"/>
        <w:r w:rsidR="004E32D1">
          <w:t>is</w:t>
        </w:r>
        <w:proofErr w:type="gramEnd"/>
        <w:r w:rsidR="004E32D1">
          <w:t xml:space="preserve"> and you only have supplied input data.</w:t>
        </w:r>
      </w:ins>
    </w:p>
    <w:p w14:paraId="7E2F39EE" w14:textId="161575AC" w:rsidR="00122FC6" w:rsidRDefault="0080424C" w:rsidP="0080424C">
      <w:pPr>
        <w:pStyle w:val="P-Regular"/>
        <w:rPr>
          <w:ins w:id="59" w:author="Rutuja Yerunkar" w:date="2018-11-22T13:55:00Z"/>
        </w:rPr>
      </w:pPr>
      <w:r>
        <w:t xml:space="preserve">Building upon the previous example, imagine </w:t>
      </w:r>
      <w:r w:rsidR="0032703E">
        <w:t>you were just dropped on planet Earth with zero knowledge of how cooking works</w:t>
      </w:r>
      <w:r>
        <w:t xml:space="preserve">. </w:t>
      </w:r>
      <w:r w:rsidR="0032703E">
        <w:t xml:space="preserve">You are given </w:t>
      </w:r>
      <w:r w:rsidR="005D18AF">
        <w:t>10</w:t>
      </w:r>
      <w:r w:rsidR="00FC0A89">
        <w:t xml:space="preserve">0 days, </w:t>
      </w:r>
      <w:r w:rsidR="0032703E">
        <w:t>a stove</w:t>
      </w:r>
      <w:r w:rsidR="00FC0A89">
        <w:t>,</w:t>
      </w:r>
      <w:r w:rsidR="0032703E">
        <w:t xml:space="preserve"> and a fridge full of food without any instructions on </w:t>
      </w:r>
      <w:r w:rsidR="005D18AF">
        <w:t>what to do</w:t>
      </w:r>
      <w:r w:rsidR="0032703E">
        <w:t xml:space="preserve">. Your initial exploration of a kitchen </w:t>
      </w:r>
      <w:r w:rsidR="00FC0A89">
        <w:t xml:space="preserve">can go in infinite directions </w:t>
      </w:r>
      <w:r w:rsidR="005D18AF">
        <w:t>–</w:t>
      </w:r>
      <w:r w:rsidR="00FC0A89">
        <w:t xml:space="preserve"> </w:t>
      </w:r>
      <w:r w:rsidR="005D18AF">
        <w:t>on day 1</w:t>
      </w:r>
      <w:ins w:id="60" w:author="Rutuja Yerunkar" w:date="2018-11-22T13:53:00Z">
        <w:r w:rsidR="009751B8">
          <w:t>0</w:t>
        </w:r>
      </w:ins>
      <w:r w:rsidR="005D18AF">
        <w:t xml:space="preserve"> you may finally learn how to open the fridge, on day 30 you may learn that food can go on the stove, and </w:t>
      </w:r>
      <w:ins w:id="61" w:author="Rutuja Yerunkar" w:date="2018-11-22T13:55:00Z">
        <w:r w:rsidR="009751B8">
          <w:t>after</w:t>
        </w:r>
      </w:ins>
      <w:r w:rsidR="005D18AF">
        <w:t xml:space="preserve"> many days in between you may have unwittingly made an edible meal. </w:t>
      </w:r>
      <w:r w:rsidR="0032703E">
        <w:t xml:space="preserve">As you can see, trying to find meaning in a kitchen devoid of adequate informational structure leads to very noisy data that is completely irrelevant to </w:t>
      </w:r>
      <w:r w:rsidR="005D18AF">
        <w:t>actually preparing a meal</w:t>
      </w:r>
      <w:r w:rsidR="0032703E">
        <w:t xml:space="preserve">. </w:t>
      </w:r>
    </w:p>
    <w:p w14:paraId="74CE6368" w14:textId="77777777" w:rsidR="0032703E" w:rsidRDefault="005D18AF" w:rsidP="0080424C">
      <w:pPr>
        <w:pStyle w:val="P-Regular"/>
      </w:pPr>
      <w:r>
        <w:t xml:space="preserve">Unsupervised learning can be an answer to this problem. By looking back at your 100 days of data, </w:t>
      </w:r>
      <w:r w:rsidRPr="00122FC6">
        <w:rPr>
          <w:rStyle w:val="P-Keyword"/>
        </w:rPr>
        <w:t>clustering</w:t>
      </w:r>
      <w:r>
        <w: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t>
      </w:r>
    </w:p>
    <w:p w14:paraId="2CC8880A" w14:textId="77777777" w:rsidR="005D18AF" w:rsidRDefault="005D18AF" w:rsidP="00FC0A89">
      <w:pPr>
        <w:pStyle w:val="H2-General"/>
        <w:rPr>
          <w:sz w:val="22"/>
          <w:szCs w:val="22"/>
        </w:rPr>
      </w:pPr>
      <w:r>
        <w:rPr>
          <w:sz w:val="22"/>
          <w:szCs w:val="22"/>
        </w:rPr>
        <w:t>This challenge is what makes unsupervised learning so exciting. How can we find smarter techniques to speed the process to finding clusters of information that are beneficial to our end goals?</w:t>
      </w:r>
    </w:p>
    <w:p w14:paraId="3D40DDD2" w14:textId="619F8361" w:rsidR="00067E6A" w:rsidRDefault="00122FC6" w:rsidP="004E32D1">
      <w:pPr>
        <w:pStyle w:val="H2-General"/>
        <w:rPr>
          <w:ins w:id="62" w:author="Rutuja Yerunkar" w:date="2018-11-22T14:09:00Z"/>
        </w:rPr>
        <w:pPrChange w:id="63" w:author="Christopher Richard Kruger" w:date="2018-11-23T11:45:00Z">
          <w:pPr>
            <w:pStyle w:val="P-Regular"/>
          </w:pPr>
        </w:pPrChange>
      </w:pPr>
      <w:ins w:id="64" w:author="Rutuja Yerunkar" w:date="2018-11-22T14:05:00Z">
        <w:r>
          <w:t>Clustering</w:t>
        </w:r>
      </w:ins>
      <w:commentRangeStart w:id="65"/>
      <w:commentRangeEnd w:id="65"/>
    </w:p>
    <w:p w14:paraId="793F86D3" w14:textId="1316E3BE" w:rsidR="004E32D1" w:rsidRDefault="004E32D1" w:rsidP="009C4699">
      <w:pPr>
        <w:pStyle w:val="P-Regular"/>
        <w:rPr>
          <w:ins w:id="66" w:author="Christopher Richard Kruger" w:date="2018-11-23T11:49:00Z"/>
        </w:rPr>
      </w:pPr>
      <w:ins w:id="67" w:author="Christopher Richard Kruger" w:date="2018-11-23T11:45:00Z">
        <w:r>
          <w:t>Being able to find groups of similar data that e</w:t>
        </w:r>
      </w:ins>
      <w:ins w:id="68" w:author="Christopher Richard Kruger" w:date="2018-11-23T11:46:00Z">
        <w:r>
          <w:t xml:space="preserve">xist in your data set can be extremely valuable if you are trying to find its underlying meaning. If you were a store owner </w:t>
        </w:r>
      </w:ins>
      <w:ins w:id="69" w:author="Christopher Richard Kruger" w:date="2018-11-23T11:47:00Z">
        <w:r>
          <w:t>and you wanted to understand which of your customers are more valuable without a set idea of what “valuable” is, clustering is a great place to start to find patterns in your data. You may have a few high</w:t>
        </w:r>
      </w:ins>
      <w:ins w:id="70" w:author="Christopher Richard Kruger" w:date="2018-11-23T11:48:00Z">
        <w:r>
          <w:t>-</w:t>
        </w:r>
      </w:ins>
      <w:ins w:id="71" w:author="Christopher Richard Kruger" w:date="2018-11-23T11:47:00Z">
        <w:r>
          <w:t>level ideas of what denotes a valuable custome</w:t>
        </w:r>
      </w:ins>
      <w:ins w:id="72" w:author="Christopher Richard Kruger" w:date="2018-11-23T11:48:00Z">
        <w:r>
          <w:t>r, but you aren’t entirely sure in the face of a large mountain of available data. Through clustering you can find commonalities among similar groups in your data. If you look deeper at a cluster of similar people you may learn that everyone in this group visits your website for longer peri</w:t>
        </w:r>
      </w:ins>
      <w:ins w:id="73" w:author="Christopher Richard Kruger" w:date="2018-11-23T11:49:00Z">
        <w:r>
          <w:t xml:space="preserve">ods of time than others. This can show you what value is and also provides a clean sample size for future supervised learning experiments. </w:t>
        </w:r>
      </w:ins>
    </w:p>
    <w:p w14:paraId="741CA923" w14:textId="3565EB40" w:rsidR="004E32D1" w:rsidRDefault="004E32D1" w:rsidP="004E32D1">
      <w:pPr>
        <w:pStyle w:val="SB-Sidebar"/>
        <w:rPr>
          <w:ins w:id="74" w:author="Christopher Richard Kruger" w:date="2018-11-23T11:45:00Z"/>
        </w:rPr>
        <w:pPrChange w:id="75" w:author="Christopher Richard Kruger" w:date="2018-11-23T11:49:00Z">
          <w:pPr>
            <w:pStyle w:val="P-Regular"/>
          </w:pPr>
        </w:pPrChange>
      </w:pPr>
      <w:ins w:id="76" w:author="Christopher Richard Kruger" w:date="2018-11-23T11:49:00Z">
        <w:r>
          <w:lastRenderedPageBreak/>
          <w:t>Discussion: Who here is familiar with clustering? Can you give examples from past work experience where clustering has proven valuable? If you haven’t used it before, can you provide some examples of</w:t>
        </w:r>
      </w:ins>
      <w:ins w:id="77" w:author="Christopher Richard Kruger" w:date="2018-11-23T11:50:00Z">
        <w:r>
          <w:t xml:space="preserve"> why knowing what records are similar in your data set may be valuable?</w:t>
        </w:r>
      </w:ins>
    </w:p>
    <w:p w14:paraId="7C8A9907" w14:textId="0C5A24B9" w:rsidR="00067E6A" w:rsidRPr="00067E6A" w:rsidRDefault="00067E6A" w:rsidP="009C4699">
      <w:pPr>
        <w:pStyle w:val="P-Regular"/>
        <w:rPr>
          <w:ins w:id="78" w:author="Rutuja Yerunkar" w:date="2018-11-22T14:06:00Z"/>
        </w:rPr>
      </w:pPr>
      <w:ins w:id="79" w:author="Rutuja Yerunkar" w:date="2018-11-22T14:09:00Z">
        <w:r>
          <w:t>Below figures provide an extremely oversimplified example of what clustering is. Both figures display randomly generated number pairs (</w:t>
        </w:r>
        <w:proofErr w:type="spellStart"/>
        <w:proofErr w:type="gramStart"/>
        <w:r>
          <w:t>x,y</w:t>
        </w:r>
        <w:proofErr w:type="spellEnd"/>
        <w:proofErr w:type="gramEnd"/>
        <w:r>
          <w:t xml:space="preserve"> coordinates) pulled from a gaussian distribution. Just by simply glancing at Figure </w:t>
        </w:r>
      </w:ins>
      <w:ins w:id="80" w:author="Rutuja Yerunkar" w:date="2018-11-22T14:11:00Z">
        <w:r>
          <w:t>1.</w:t>
        </w:r>
      </w:ins>
      <w:ins w:id="81" w:author="Rutuja Yerunkar" w:date="2018-11-22T14:09:00Z">
        <w:r>
          <w:t>2 it should be plainly obvious where the clusters exist in your data - in real life it will never be this easy. Now that you know that the data can be clearly separated into 2 clusters, you can start to understand what differences exist between the two groups.</w:t>
        </w:r>
      </w:ins>
    </w:p>
    <w:p w14:paraId="6C1D9647" w14:textId="77777777" w:rsidR="00A404F5" w:rsidRDefault="00A404F5" w:rsidP="00A404F5">
      <w:pPr>
        <w:pStyle w:val="P-Regular"/>
        <w:jc w:val="center"/>
      </w:pPr>
      <w:r w:rsidRPr="00A404F5">
        <w:rPr>
          <w:noProof/>
          <w:lang w:val="en-IN" w:eastAsia="en-IN"/>
        </w:rPr>
        <w:drawing>
          <wp:inline distT="0" distB="0" distL="0" distR="0" wp14:anchorId="61D48B63" wp14:editId="31F43267">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4828" cy="2252575"/>
                    </a:xfrm>
                    <a:prstGeom prst="rect">
                      <a:avLst/>
                    </a:prstGeom>
                  </pic:spPr>
                </pic:pic>
              </a:graphicData>
            </a:graphic>
          </wp:inline>
        </w:drawing>
      </w:r>
      <w:r w:rsidR="00CE18B9" w:rsidRPr="00CE18B9">
        <w:rPr>
          <w:noProof/>
          <w:lang w:val="en-IN" w:eastAsia="en-IN"/>
        </w:rPr>
        <w:drawing>
          <wp:inline distT="0" distB="0" distL="0" distR="0" wp14:anchorId="003E604E" wp14:editId="74013D5D">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890" cy="2238830"/>
                    </a:xfrm>
                    <a:prstGeom prst="rect">
                      <a:avLst/>
                    </a:prstGeom>
                  </pic:spPr>
                </pic:pic>
              </a:graphicData>
            </a:graphic>
          </wp:inline>
        </w:drawing>
      </w:r>
    </w:p>
    <w:p w14:paraId="461B21FF" w14:textId="77777777" w:rsidR="00A404F5" w:rsidRDefault="00DF53FE" w:rsidP="00042888">
      <w:pPr>
        <w:pStyle w:val="IMG-Caption"/>
      </w:pPr>
      <w:r>
        <w:t xml:space="preserve">Figures </w:t>
      </w:r>
      <w:ins w:id="82" w:author="Rutuja Yerunkar" w:date="2018-11-22T14:10:00Z">
        <w:r w:rsidR="00067E6A">
          <w:t>1.</w:t>
        </w:r>
      </w:ins>
      <w:r w:rsidR="00042888">
        <w:t>2</w:t>
      </w:r>
      <w:r>
        <w:t xml:space="preserve"> (left) and </w:t>
      </w:r>
      <w:ins w:id="83" w:author="Rutuja Yerunkar" w:date="2018-11-22T14:10:00Z">
        <w:r w:rsidR="00067E6A">
          <w:t>1.</w:t>
        </w:r>
      </w:ins>
      <w:r w:rsidR="00042888">
        <w:t>3</w:t>
      </w:r>
      <w:r>
        <w:t xml:space="preserve"> (right): Scatter plots clearly showing clusters that exist among a provided dataset.</w:t>
      </w:r>
    </w:p>
    <w:p w14:paraId="19F40563" w14:textId="77777777" w:rsidR="00CE18B9" w:rsidRDefault="00C97226" w:rsidP="0080424C">
      <w:pPr>
        <w:pStyle w:val="P-Regular"/>
      </w:pPr>
      <w:r>
        <w:t xml:space="preserve">Rewinding a bit from where unsupervised learning fits into the larger machine learning environment, </w:t>
      </w:r>
      <w:r w:rsidR="00FC0A89">
        <w:t>let’s begin by understanding the building blocks of clustering.</w:t>
      </w:r>
      <w:r w:rsidR="005D18AF">
        <w:t xml:space="preserve"> </w:t>
      </w:r>
      <w:r w:rsidR="00B46F13">
        <w:t xml:space="preserve">The most basic definition finds clusters simply as groupings of similar data as subsets of a larger data set. Finding clusters can be immensely valuable in identifying items that are more similar to, and on the other end, quite different from each other. </w:t>
      </w:r>
    </w:p>
    <w:p w14:paraId="417F60F6" w14:textId="77777777" w:rsidR="009D479F" w:rsidRDefault="009D479F" w:rsidP="0080424C">
      <w:pPr>
        <w:pStyle w:val="P-Regular"/>
      </w:pPr>
      <w:r>
        <w:t>To understand this idea further imagine that you were given a simple 1,000-row dataset by your employer that had 2 columns of numerical data</w:t>
      </w:r>
      <w:r w:rsidR="00DF53FE">
        <w:t xml:space="preserve"> (Figure </w:t>
      </w:r>
      <w:ins w:id="84" w:author="Rutuja Yerunkar" w:date="2018-11-22T14:11:00Z">
        <w:r w:rsidR="00067E6A">
          <w:t>1.</w:t>
        </w:r>
      </w:ins>
      <w:r w:rsidR="00042888">
        <w:t>4</w:t>
      </w:r>
      <w:r w:rsidR="00DF53FE">
        <w:t>)</w:t>
      </w:r>
      <w:r>
        <w:t>. At first glance this dataset provides no real structure or understanding – confusing to say the least!</w:t>
      </w:r>
    </w:p>
    <w:p w14:paraId="4EB78778" w14:textId="77777777" w:rsidR="009D479F" w:rsidRDefault="009D479F" w:rsidP="009D479F">
      <w:pPr>
        <w:pStyle w:val="P-Regular"/>
        <w:jc w:val="center"/>
      </w:pPr>
      <w:r w:rsidRPr="009D479F">
        <w:rPr>
          <w:noProof/>
          <w:lang w:val="en-IN" w:eastAsia="en-IN"/>
        </w:rPr>
        <w:drawing>
          <wp:inline distT="0" distB="0" distL="0" distR="0" wp14:anchorId="6E9C1F5B" wp14:editId="766BD6F9">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772" cy="1356844"/>
                    </a:xfrm>
                    <a:prstGeom prst="rect">
                      <a:avLst/>
                    </a:prstGeom>
                  </pic:spPr>
                </pic:pic>
              </a:graphicData>
            </a:graphic>
          </wp:inline>
        </w:drawing>
      </w:r>
    </w:p>
    <w:p w14:paraId="71D4F915" w14:textId="77777777" w:rsidR="00DF53FE" w:rsidRDefault="00DF53FE" w:rsidP="00DF53FE">
      <w:pPr>
        <w:pStyle w:val="IMG-Caption"/>
      </w:pPr>
      <w:r>
        <w:t xml:space="preserve">Figures </w:t>
      </w:r>
      <w:ins w:id="85" w:author="Rutuja Yerunkar" w:date="2018-11-22T14:11:00Z">
        <w:r w:rsidR="00067E6A">
          <w:t>1.</w:t>
        </w:r>
      </w:ins>
      <w:r w:rsidR="00042888">
        <w:t>4</w:t>
      </w:r>
      <w:r>
        <w:t>: 2-dimensional raw data in a NumPy array</w:t>
      </w:r>
    </w:p>
    <w:p w14:paraId="12648973" w14:textId="66F1969F" w:rsidR="00123998" w:rsidRDefault="009D479F" w:rsidP="0080424C">
      <w:pPr>
        <w:pStyle w:val="P-Regular"/>
        <w:rPr>
          <w:ins w:id="86" w:author="Rutuja Yerunkar" w:date="2018-11-22T14:33:00Z"/>
        </w:rPr>
      </w:pPr>
      <w:r>
        <w:t>You b</w:t>
      </w:r>
      <w:r w:rsidR="00CA5689">
        <w:t>egin by plotting the first column against the second column to get a better idea of what the data structure looks like. There will be plenty of times where the cause of differences</w:t>
      </w:r>
      <w:ins w:id="87" w:author="Rutuja Yerunkar" w:date="2018-11-22T14:12:00Z">
        <w:r w:rsidR="00067E6A">
          <w:t xml:space="preserve"> between groups</w:t>
        </w:r>
      </w:ins>
      <w:r w:rsidR="00CA5689">
        <w:t xml:space="preserve"> will prove to be underwhelming, however the cases that have differences that you can take action on are extremely rewarding!</w:t>
      </w:r>
    </w:p>
    <w:p w14:paraId="35F9CD21" w14:textId="77777777" w:rsidR="00123998" w:rsidRDefault="00C662C0" w:rsidP="00123998">
      <w:pPr>
        <w:pStyle w:val="H2-General"/>
        <w:rPr>
          <w:ins w:id="88" w:author="Rutuja Yerunkar" w:date="2018-11-22T14:33:00Z"/>
        </w:rPr>
      </w:pPr>
      <w:ins w:id="89" w:author="Rutuja Yerunkar" w:date="2018-11-22T14:37:00Z">
        <w:r>
          <w:t>Activity 1</w:t>
        </w:r>
      </w:ins>
      <w:ins w:id="90" w:author="Rutuja Yerunkar" w:date="2018-11-22T14:33:00Z">
        <w:r w:rsidR="00123998">
          <w:t>: Identifying the clusters in data</w:t>
        </w:r>
      </w:ins>
    </w:p>
    <w:p w14:paraId="4B3F4859" w14:textId="312B3F87" w:rsidR="00D41DFE" w:rsidRDefault="00D71220" w:rsidP="00123998">
      <w:pPr>
        <w:pStyle w:val="P-Regular"/>
      </w:pPr>
      <w:ins w:id="91" w:author="Rutuja Yerunkar" w:date="2018-11-22T15:47:00Z">
        <w:r>
          <w:lastRenderedPageBreak/>
          <w:t xml:space="preserve">Scenario: </w:t>
        </w:r>
      </w:ins>
      <w:ins w:id="92" w:author="Rutuja Yerunkar" w:date="2018-11-22T15:59:00Z">
        <w:r w:rsidR="00805F34">
          <w:t>You are given two-dimensional plots. P</w:t>
        </w:r>
      </w:ins>
      <w:ins w:id="93" w:author="Rutuja Yerunkar" w:date="2018-11-22T14:33:00Z">
        <w:r w:rsidR="00805F34">
          <w:t>lease look at the provided two</w:t>
        </w:r>
        <w:r w:rsidR="00123998">
          <w:t xml:space="preserve">-dimensional graphs and </w:t>
        </w:r>
      </w:ins>
      <w:ins w:id="94" w:author="Rutuja Yerunkar" w:date="2018-11-22T15:59:00Z">
        <w:r w:rsidR="00805F34">
          <w:t>identify the</w:t>
        </w:r>
      </w:ins>
      <w:ins w:id="95" w:author="Rutuja Yerunkar" w:date="2018-11-22T16:00:00Z">
        <w:r w:rsidR="00805F34">
          <w:t xml:space="preserve"> cluster</w:t>
        </w:r>
      </w:ins>
      <w:ins w:id="96" w:author="Rutuja Yerunkar" w:date="2018-11-22T16:01:00Z">
        <w:r w:rsidR="00805F34">
          <w:t>s, to drive the point home that machine learning is important</w:t>
        </w:r>
      </w:ins>
    </w:p>
    <w:p w14:paraId="55C7649C" w14:textId="3D662170" w:rsidR="00123998" w:rsidRDefault="00D41DFE" w:rsidP="00123998">
      <w:pPr>
        <w:pStyle w:val="P-Regular"/>
        <w:rPr>
          <w:ins w:id="97" w:author="Rutuja Yerunkar" w:date="2018-11-22T14:33:00Z"/>
        </w:rPr>
      </w:pPr>
      <w:r>
        <w:t>Aim: To</w:t>
      </w:r>
      <w:ins w:id="98" w:author="Rutuja Yerunkar" w:date="2018-11-22T15:47:00Z">
        <w:r w:rsidR="00A42F85">
          <w:t xml:space="preserve"> </w:t>
        </w:r>
      </w:ins>
      <w:ins w:id="99" w:author="Rutuja Yerunkar" w:date="2018-11-22T14:33:00Z">
        <w:r w:rsidR="00123998">
          <w:t>identify where</w:t>
        </w:r>
        <w:r w:rsidR="00A42F85">
          <w:t xml:space="preserve"> the clusters exist in the data.</w:t>
        </w:r>
      </w:ins>
    </w:p>
    <w:p w14:paraId="5D6B8C30" w14:textId="77777777" w:rsidR="00123998" w:rsidRDefault="00123998" w:rsidP="0005650F">
      <w:pPr>
        <w:pStyle w:val="P-Regular"/>
        <w:rPr>
          <w:ins w:id="100" w:author="Rutuja Yerunkar" w:date="2018-11-22T14:33:00Z"/>
        </w:rPr>
      </w:pPr>
    </w:p>
    <w:p w14:paraId="19A0B732" w14:textId="4B95BB9F" w:rsidR="00323F5D" w:rsidRDefault="00123998" w:rsidP="0005650F">
      <w:pPr>
        <w:pStyle w:val="P-Regular"/>
        <w:jc w:val="center"/>
        <w:rPr>
          <w:ins w:id="101" w:author="Rutuja Yerunkar" w:date="2018-11-22T16:38:00Z"/>
          <w:noProof/>
        </w:rPr>
        <w:pPrChange w:id="102" w:author="Christopher Richard Kruger" w:date="2018-11-23T11:33:00Z">
          <w:pPr>
            <w:pStyle w:val="P-Regular"/>
          </w:pPr>
        </w:pPrChange>
      </w:pPr>
      <w:ins w:id="103" w:author="Rutuja Yerunkar" w:date="2018-11-22T14:33:00Z">
        <w:r w:rsidRPr="00A67081">
          <w:rPr>
            <w:noProof/>
            <w:lang w:val="en-IN" w:eastAsia="en-IN"/>
          </w:rPr>
          <w:drawing>
            <wp:inline distT="0" distB="0" distL="0" distR="0" wp14:anchorId="22230479" wp14:editId="346F4CBB">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6015" cy="2110246"/>
                      </a:xfrm>
                      <a:prstGeom prst="rect">
                        <a:avLst/>
                      </a:prstGeom>
                    </pic:spPr>
                  </pic:pic>
                </a:graphicData>
              </a:graphic>
            </wp:inline>
          </w:drawing>
        </w:r>
      </w:ins>
    </w:p>
    <w:p w14:paraId="12061555" w14:textId="1EBCDF45" w:rsidR="00323F5D" w:rsidRDefault="00323F5D" w:rsidP="0005650F">
      <w:pPr>
        <w:pStyle w:val="P-Regular"/>
        <w:jc w:val="center"/>
        <w:rPr>
          <w:ins w:id="104" w:author="Rutuja Yerunkar" w:date="2018-11-22T16:37:00Z"/>
          <w:noProof/>
          <w:lang w:val="en-IN" w:eastAsia="en-IN"/>
        </w:rPr>
        <w:pPrChange w:id="105" w:author="Christopher Richard Kruger" w:date="2018-11-23T11:33:00Z">
          <w:pPr>
            <w:pStyle w:val="P-Regular"/>
          </w:pPr>
        </w:pPrChange>
      </w:pPr>
      <w:ins w:id="106" w:author="Rutuja Yerunkar" w:date="2018-11-22T16:38:00Z">
        <w:r>
          <w:rPr>
            <w:noProof/>
          </w:rPr>
          <w:t xml:space="preserve">Figure1.5 Two-dimensional </w:t>
        </w:r>
      </w:ins>
      <w:ins w:id="107" w:author="Rutuja Yerunkar" w:date="2018-11-22T16:39:00Z">
        <w:r>
          <w:rPr>
            <w:noProof/>
          </w:rPr>
          <w:t>s</w:t>
        </w:r>
      </w:ins>
      <w:ins w:id="108" w:author="Rutuja Yerunkar" w:date="2018-11-22T16:38:00Z">
        <w:r>
          <w:rPr>
            <w:noProof/>
          </w:rPr>
          <w:t>catter-plot</w:t>
        </w:r>
      </w:ins>
    </w:p>
    <w:p w14:paraId="01EDED46" w14:textId="332F76DF" w:rsidR="00123998" w:rsidDel="009C4699" w:rsidRDefault="00123998" w:rsidP="0005650F">
      <w:pPr>
        <w:pStyle w:val="P-Regular"/>
        <w:jc w:val="center"/>
        <w:rPr>
          <w:ins w:id="109" w:author="Rutuja Yerunkar" w:date="2018-11-22T16:39:00Z"/>
          <w:del w:id="110" w:author="Christopher Richard Kruger" w:date="2018-11-22T16:38:00Z"/>
        </w:rPr>
        <w:pPrChange w:id="111" w:author="Christopher Richard Kruger" w:date="2018-11-23T11:33:00Z">
          <w:pPr>
            <w:pStyle w:val="P-Regular"/>
          </w:pPr>
        </w:pPrChange>
      </w:pPr>
      <w:ins w:id="112" w:author="Rutuja Yerunkar" w:date="2018-11-22T14:33:00Z">
        <w:del w:id="113" w:author="Christopher Richard Kruger" w:date="2018-11-22T16:38:00Z">
          <w:r w:rsidRPr="00A67081" w:rsidDel="009C4699">
            <w:rPr>
              <w:noProof/>
              <w:lang w:val="en-IN" w:eastAsia="en-IN"/>
            </w:rPr>
            <w:drawing>
              <wp:inline distT="0" distB="0" distL="0" distR="0" wp14:anchorId="2CDF734F" wp14:editId="3EF024E0">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158" cy="2118184"/>
                        </a:xfrm>
                        <a:prstGeom prst="rect">
                          <a:avLst/>
                        </a:prstGeom>
                      </pic:spPr>
                    </pic:pic>
                  </a:graphicData>
                </a:graphic>
              </wp:inline>
            </w:drawing>
          </w:r>
        </w:del>
      </w:ins>
    </w:p>
    <w:p w14:paraId="32EAD5D6" w14:textId="0F35A826" w:rsidR="00323F5D" w:rsidDel="009C4699" w:rsidRDefault="00323F5D" w:rsidP="0005650F">
      <w:pPr>
        <w:pStyle w:val="P-Regular"/>
        <w:jc w:val="center"/>
        <w:rPr>
          <w:ins w:id="114" w:author="Rutuja Yerunkar" w:date="2018-11-22T14:33:00Z"/>
          <w:del w:id="115" w:author="Christopher Richard Kruger" w:date="2018-11-22T16:38:00Z"/>
        </w:rPr>
        <w:pPrChange w:id="116" w:author="Christopher Richard Kruger" w:date="2018-11-23T11:33:00Z">
          <w:pPr>
            <w:pStyle w:val="P-Regular"/>
          </w:pPr>
        </w:pPrChange>
      </w:pPr>
      <w:ins w:id="117" w:author="Rutuja Yerunkar" w:date="2018-11-22T16:39:00Z">
        <w:del w:id="118" w:author="Christopher Richard Kruger" w:date="2018-11-22T16:38:00Z">
          <w:r w:rsidDel="009C4699">
            <w:rPr>
              <w:noProof/>
            </w:rPr>
            <w:delText>Figure1.6 Two-dimensional scatter-plot</w:delText>
          </w:r>
        </w:del>
      </w:ins>
    </w:p>
    <w:p w14:paraId="1FB4561F" w14:textId="77777777" w:rsidR="00123998" w:rsidRDefault="00123998" w:rsidP="0005650F">
      <w:pPr>
        <w:pStyle w:val="P-Regular"/>
        <w:jc w:val="center"/>
        <w:rPr>
          <w:ins w:id="119" w:author="Rutuja Yerunkar" w:date="2018-11-22T14:33:00Z"/>
        </w:rPr>
        <w:pPrChange w:id="120" w:author="Christopher Richard Kruger" w:date="2018-11-23T11:33:00Z">
          <w:pPr>
            <w:pStyle w:val="P-Regular"/>
          </w:pPr>
        </w:pPrChange>
      </w:pPr>
    </w:p>
    <w:p w14:paraId="42E040A9" w14:textId="4A4BB2EE" w:rsidR="00323F5D" w:rsidRDefault="00123998" w:rsidP="0005650F">
      <w:pPr>
        <w:pStyle w:val="P-Regular"/>
        <w:jc w:val="center"/>
        <w:rPr>
          <w:ins w:id="121" w:author="Rutuja Yerunkar" w:date="2018-11-22T16:39:00Z"/>
          <w:noProof/>
        </w:rPr>
        <w:pPrChange w:id="122" w:author="Christopher Richard Kruger" w:date="2018-11-23T11:33:00Z">
          <w:pPr>
            <w:pStyle w:val="P-Regular"/>
          </w:pPr>
        </w:pPrChange>
      </w:pPr>
      <w:ins w:id="123" w:author="Rutuja Yerunkar" w:date="2018-11-22T14:33:00Z">
        <w:r w:rsidRPr="00A67081">
          <w:rPr>
            <w:noProof/>
            <w:lang w:val="en-IN" w:eastAsia="en-IN"/>
          </w:rPr>
          <w:drawing>
            <wp:inline distT="0" distB="0" distL="0" distR="0" wp14:anchorId="19532BB1" wp14:editId="26BFEF8E">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595" cy="2053447"/>
                      </a:xfrm>
                      <a:prstGeom prst="rect">
                        <a:avLst/>
                      </a:prstGeom>
                    </pic:spPr>
                  </pic:pic>
                </a:graphicData>
              </a:graphic>
            </wp:inline>
          </w:drawing>
        </w:r>
      </w:ins>
    </w:p>
    <w:p w14:paraId="4C949267" w14:textId="728DCE20" w:rsidR="00323F5D" w:rsidRDefault="00323F5D" w:rsidP="0005650F">
      <w:pPr>
        <w:pStyle w:val="P-Regular"/>
        <w:jc w:val="center"/>
        <w:rPr>
          <w:ins w:id="124" w:author="Rutuja Yerunkar" w:date="2018-11-22T16:37:00Z"/>
          <w:noProof/>
          <w:lang w:val="en-IN" w:eastAsia="en-IN"/>
        </w:rPr>
        <w:pPrChange w:id="125" w:author="Christopher Richard Kruger" w:date="2018-11-23T11:33:00Z">
          <w:pPr>
            <w:pStyle w:val="P-Regular"/>
          </w:pPr>
        </w:pPrChange>
      </w:pPr>
      <w:ins w:id="126" w:author="Rutuja Yerunkar" w:date="2018-11-22T16:39:00Z">
        <w:r>
          <w:rPr>
            <w:noProof/>
          </w:rPr>
          <w:t>Figure1.</w:t>
        </w:r>
      </w:ins>
      <w:ins w:id="127" w:author="Christopher Richard Kruger" w:date="2018-11-22T16:38:00Z">
        <w:r w:rsidR="009C4699">
          <w:rPr>
            <w:noProof/>
          </w:rPr>
          <w:t>6</w:t>
        </w:r>
      </w:ins>
      <w:ins w:id="128" w:author="Rutuja Yerunkar" w:date="2018-11-22T16:39:00Z">
        <w:del w:id="129" w:author="Christopher Richard Kruger" w:date="2018-11-22T16:38:00Z">
          <w:r w:rsidDel="009C4699">
            <w:rPr>
              <w:noProof/>
            </w:rPr>
            <w:delText>7</w:delText>
          </w:r>
        </w:del>
        <w:r>
          <w:rPr>
            <w:noProof/>
          </w:rPr>
          <w:t xml:space="preserve"> Two-dimensional scatter-plot</w:t>
        </w:r>
      </w:ins>
    </w:p>
    <w:p w14:paraId="6458A5E0" w14:textId="108F3253" w:rsidR="00123998" w:rsidRDefault="00123998" w:rsidP="0005650F">
      <w:pPr>
        <w:pStyle w:val="P-Regular"/>
        <w:jc w:val="center"/>
        <w:rPr>
          <w:ins w:id="130" w:author="Rutuja Yerunkar" w:date="2018-11-22T16:39:00Z"/>
          <w:noProof/>
        </w:rPr>
        <w:pPrChange w:id="131" w:author="Christopher Richard Kruger" w:date="2018-11-23T11:33:00Z">
          <w:pPr>
            <w:pStyle w:val="P-Regular"/>
          </w:pPr>
        </w:pPrChange>
      </w:pPr>
      <w:ins w:id="132" w:author="Rutuja Yerunkar" w:date="2018-11-22T14:33:00Z">
        <w:del w:id="133" w:author="Christopher Richard Kruger" w:date="2018-11-22T16:38:00Z">
          <w:r w:rsidRPr="00A67081" w:rsidDel="009C4699">
            <w:rPr>
              <w:noProof/>
              <w:lang w:val="en-IN" w:eastAsia="en-IN"/>
            </w:rPr>
            <w:drawing>
              <wp:inline distT="0" distB="0" distL="0" distR="0" wp14:anchorId="2C55F4A7" wp14:editId="608A4529">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188" cy="2038727"/>
                        </a:xfrm>
                        <a:prstGeom prst="rect">
                          <a:avLst/>
                        </a:prstGeom>
                      </pic:spPr>
                    </pic:pic>
                  </a:graphicData>
                </a:graphic>
              </wp:inline>
            </w:drawing>
          </w:r>
        </w:del>
      </w:ins>
    </w:p>
    <w:p w14:paraId="32FA5729" w14:textId="082D0F72" w:rsidR="00323F5D" w:rsidDel="009C4699" w:rsidRDefault="00323F5D" w:rsidP="0005650F">
      <w:pPr>
        <w:pStyle w:val="P-Regular"/>
        <w:jc w:val="center"/>
        <w:rPr>
          <w:ins w:id="134" w:author="Rutuja Yerunkar" w:date="2018-11-22T14:33:00Z"/>
          <w:del w:id="135" w:author="Christopher Richard Kruger" w:date="2018-11-22T16:39:00Z"/>
          <w:noProof/>
        </w:rPr>
        <w:pPrChange w:id="136" w:author="Christopher Richard Kruger" w:date="2018-11-23T11:33:00Z">
          <w:pPr>
            <w:pStyle w:val="P-Regular"/>
          </w:pPr>
        </w:pPrChange>
      </w:pPr>
      <w:ins w:id="137" w:author="Rutuja Yerunkar" w:date="2018-11-22T16:39:00Z">
        <w:del w:id="138" w:author="Christopher Richard Kruger" w:date="2018-11-22T16:39:00Z">
          <w:r w:rsidDel="009C4699">
            <w:rPr>
              <w:noProof/>
            </w:rPr>
            <w:delText>Figure1.8 Two-dimensional scatter-plot</w:delText>
          </w:r>
        </w:del>
      </w:ins>
    </w:p>
    <w:p w14:paraId="737BADE6" w14:textId="77777777" w:rsidR="00323F5D" w:rsidRDefault="00123998" w:rsidP="0005650F">
      <w:pPr>
        <w:pStyle w:val="P-Regular"/>
        <w:jc w:val="center"/>
        <w:rPr>
          <w:ins w:id="139" w:author="Rutuja Yerunkar" w:date="2018-11-22T16:39:00Z"/>
          <w:noProof/>
          <w:lang w:val="en-IN" w:eastAsia="en-IN"/>
        </w:rPr>
        <w:pPrChange w:id="140" w:author="Christopher Richard Kruger" w:date="2018-11-23T11:33:00Z">
          <w:pPr>
            <w:pStyle w:val="P-Regular"/>
          </w:pPr>
        </w:pPrChange>
      </w:pPr>
      <w:ins w:id="141" w:author="Rutuja Yerunkar" w:date="2018-11-22T14:33:00Z">
        <w:r w:rsidRPr="00A67081">
          <w:rPr>
            <w:noProof/>
            <w:lang w:val="en-IN" w:eastAsia="en-IN"/>
          </w:rPr>
          <w:drawing>
            <wp:inline distT="0" distB="0" distL="0" distR="0" wp14:anchorId="63EC2D20" wp14:editId="768C1A56">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697" cy="2072348"/>
                      </a:xfrm>
                      <a:prstGeom prst="rect">
                        <a:avLst/>
                      </a:prstGeom>
                    </pic:spPr>
                  </pic:pic>
                </a:graphicData>
              </a:graphic>
            </wp:inline>
          </w:drawing>
        </w:r>
      </w:ins>
    </w:p>
    <w:p w14:paraId="52ABAEDF" w14:textId="776CCE26" w:rsidR="00323F5D" w:rsidRDefault="00323F5D" w:rsidP="0005650F">
      <w:pPr>
        <w:pStyle w:val="P-Regular"/>
        <w:jc w:val="center"/>
        <w:rPr>
          <w:ins w:id="142" w:author="Rutuja Yerunkar" w:date="2018-11-22T16:38:00Z"/>
          <w:noProof/>
          <w:lang w:val="en-IN" w:eastAsia="en-IN"/>
        </w:rPr>
        <w:pPrChange w:id="143" w:author="Christopher Richard Kruger" w:date="2018-11-23T11:33:00Z">
          <w:pPr>
            <w:pStyle w:val="P-Regular"/>
          </w:pPr>
        </w:pPrChange>
      </w:pPr>
      <w:ins w:id="144" w:author="Rutuja Yerunkar" w:date="2018-11-22T16:39:00Z">
        <w:r>
          <w:rPr>
            <w:noProof/>
          </w:rPr>
          <w:t>Figure1.</w:t>
        </w:r>
      </w:ins>
      <w:ins w:id="145" w:author="Christopher Richard Kruger" w:date="2018-11-22T16:39:00Z">
        <w:r w:rsidR="009C4699">
          <w:rPr>
            <w:noProof/>
          </w:rPr>
          <w:t>7</w:t>
        </w:r>
      </w:ins>
      <w:ins w:id="146" w:author="Rutuja Yerunkar" w:date="2018-11-22T16:39:00Z">
        <w:del w:id="147" w:author="Christopher Richard Kruger" w:date="2018-11-22T16:39:00Z">
          <w:r w:rsidDel="009C4699">
            <w:rPr>
              <w:noProof/>
            </w:rPr>
            <w:delText>9</w:delText>
          </w:r>
        </w:del>
        <w:r>
          <w:rPr>
            <w:noProof/>
          </w:rPr>
          <w:t xml:space="preserve"> Two-dimensional scatter-plot</w:t>
        </w:r>
      </w:ins>
    </w:p>
    <w:p w14:paraId="37E05F36" w14:textId="70FCDA81" w:rsidR="00123998" w:rsidDel="009C4699" w:rsidRDefault="00123998" w:rsidP="00123998">
      <w:pPr>
        <w:pStyle w:val="P-Regular"/>
        <w:rPr>
          <w:ins w:id="148" w:author="Rutuja Yerunkar" w:date="2018-11-22T16:39:00Z"/>
          <w:del w:id="149" w:author="Christopher Richard Kruger" w:date="2018-11-22T16:39:00Z"/>
        </w:rPr>
      </w:pPr>
      <w:ins w:id="150" w:author="Rutuja Yerunkar" w:date="2018-11-22T14:33:00Z">
        <w:del w:id="151" w:author="Christopher Richard Kruger" w:date="2018-11-22T16:38:00Z">
          <w:r w:rsidRPr="00A67081" w:rsidDel="009C4699">
            <w:rPr>
              <w:noProof/>
              <w:lang w:val="en-IN" w:eastAsia="en-IN"/>
            </w:rPr>
            <w:lastRenderedPageBreak/>
            <w:drawing>
              <wp:inline distT="0" distB="0" distL="0" distR="0" wp14:anchorId="77DB3CCA" wp14:editId="2F578C16">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179" cy="2062736"/>
                        </a:xfrm>
                        <a:prstGeom prst="rect">
                          <a:avLst/>
                        </a:prstGeom>
                      </pic:spPr>
                    </pic:pic>
                  </a:graphicData>
                </a:graphic>
              </wp:inline>
            </w:drawing>
          </w:r>
        </w:del>
      </w:ins>
    </w:p>
    <w:p w14:paraId="53DAD279" w14:textId="52C773BD" w:rsidR="00323F5D" w:rsidDel="009C4699" w:rsidRDefault="00323F5D" w:rsidP="00123998">
      <w:pPr>
        <w:pStyle w:val="P-Regular"/>
        <w:rPr>
          <w:ins w:id="152" w:author="Rutuja Yerunkar" w:date="2018-11-22T14:33:00Z"/>
          <w:del w:id="153" w:author="Christopher Richard Kruger" w:date="2018-11-22T16:39:00Z"/>
        </w:rPr>
      </w:pPr>
      <w:ins w:id="154" w:author="Rutuja Yerunkar" w:date="2018-11-22T16:39:00Z">
        <w:del w:id="155" w:author="Christopher Richard Kruger" w:date="2018-11-22T16:39:00Z">
          <w:r w:rsidDel="009C4699">
            <w:rPr>
              <w:noProof/>
            </w:rPr>
            <w:delText>Figure1.10 Two-dimensional scatter-plot</w:delText>
          </w:r>
        </w:del>
      </w:ins>
    </w:p>
    <w:p w14:paraId="35B1767B" w14:textId="77777777" w:rsidR="00123998" w:rsidRDefault="00123998" w:rsidP="0080424C">
      <w:pPr>
        <w:pStyle w:val="P-Regular"/>
      </w:pPr>
    </w:p>
    <w:p w14:paraId="741B1AAE" w14:textId="10F6B370" w:rsidR="005D18AF" w:rsidRDefault="00067E6A" w:rsidP="005D18AF">
      <w:pPr>
        <w:pStyle w:val="H2-General"/>
      </w:pPr>
      <w:ins w:id="156" w:author="Rutuja Yerunkar" w:date="2018-11-22T14:13:00Z">
        <w:r>
          <w:t xml:space="preserve">Introduction to </w:t>
        </w:r>
      </w:ins>
      <w:r w:rsidR="005D18AF">
        <w:t>K-Means Clustering</w:t>
      </w:r>
    </w:p>
    <w:p w14:paraId="4EDB88C9" w14:textId="77777777" w:rsidR="00DF53FE" w:rsidRDefault="005D18AF" w:rsidP="00A404F5">
      <w:pPr>
        <w:pStyle w:val="P-Regular"/>
      </w:pPr>
      <w:r>
        <w:t xml:space="preserve">Hopefully by now you can see that finding clusters is extremely valuable </w:t>
      </w:r>
      <w:r w:rsidR="00393501">
        <w:t xml:space="preserve">in a machine learning workflow. However, how can you actually find these clusters? </w:t>
      </w:r>
      <w:r w:rsidR="001243B4">
        <w:t xml:space="preserve">One of the most basic yet popular approaches is by using a cluster analysis called </w:t>
      </w:r>
      <w:r w:rsidR="001243B4" w:rsidRPr="00067E6A">
        <w:rPr>
          <w:rStyle w:val="P-Keyword"/>
        </w:rPr>
        <w:t>K-Means Clustering</w:t>
      </w:r>
      <w:r w:rsidR="001243B4">
        <w:t xml:space="preserve">. </w:t>
      </w:r>
      <w:r w:rsidR="00A404F5">
        <w:t>The workflow behind K-Means is actually quite intuitive – here is the no-math introduction to the clustering analysis:</w:t>
      </w:r>
    </w:p>
    <w:p w14:paraId="571B5F5C" w14:textId="77777777" w:rsidR="00042888" w:rsidRDefault="00042888" w:rsidP="00A404F5">
      <w:pPr>
        <w:pStyle w:val="P-Regular"/>
      </w:pPr>
    </w:p>
    <w:p w14:paraId="50262C2E" w14:textId="77777777" w:rsidR="00A404F5" w:rsidRDefault="00A404F5" w:rsidP="00A404F5">
      <w:pPr>
        <w:pStyle w:val="P-Regular"/>
        <w:numPr>
          <w:ilvl w:val="0"/>
          <w:numId w:val="45"/>
        </w:numPr>
      </w:pPr>
      <w:r>
        <w:t>Pick K centroids (K = expected distinct # of clusters)</w:t>
      </w:r>
    </w:p>
    <w:p w14:paraId="6379BFCB" w14:textId="77777777" w:rsidR="00A404F5" w:rsidRDefault="00A404F5" w:rsidP="00A404F5">
      <w:pPr>
        <w:pStyle w:val="P-Regular"/>
        <w:numPr>
          <w:ilvl w:val="0"/>
          <w:numId w:val="45"/>
        </w:numPr>
      </w:pPr>
      <w:r>
        <w:t>Randomly place K centroids anywhere amongst your existing training data</w:t>
      </w:r>
    </w:p>
    <w:p w14:paraId="50BFBBD7" w14:textId="77777777" w:rsidR="00A404F5" w:rsidRDefault="00A404F5" w:rsidP="00A404F5">
      <w:pPr>
        <w:pStyle w:val="P-Regular"/>
        <w:numPr>
          <w:ilvl w:val="0"/>
          <w:numId w:val="45"/>
        </w:numPr>
      </w:pPr>
      <w:r>
        <w:t>Calculate the Euclidean distance from each centroid to all the points in your training data</w:t>
      </w:r>
    </w:p>
    <w:p w14:paraId="669612ED" w14:textId="77777777" w:rsidR="00A404F5" w:rsidRDefault="00A404F5" w:rsidP="00A404F5">
      <w:pPr>
        <w:pStyle w:val="P-Regular"/>
        <w:numPr>
          <w:ilvl w:val="0"/>
          <w:numId w:val="45"/>
        </w:numPr>
      </w:pPr>
      <w:r>
        <w:t>Training data points get grouped in with their nearest centroid</w:t>
      </w:r>
    </w:p>
    <w:p w14:paraId="2660F68D" w14:textId="77777777" w:rsidR="00A404F5" w:rsidRDefault="00A404F5" w:rsidP="00A404F5">
      <w:pPr>
        <w:pStyle w:val="P-Regular"/>
        <w:numPr>
          <w:ilvl w:val="0"/>
          <w:numId w:val="45"/>
        </w:numPr>
      </w:pPr>
      <w:r>
        <w:t>Amongst data points grouped into each centroid, calculate the mean data point and move your centroid to that location.</w:t>
      </w:r>
    </w:p>
    <w:p w14:paraId="70DF3AA3" w14:textId="77777777" w:rsidR="00A404F5" w:rsidRDefault="00A404F5" w:rsidP="00A404F5">
      <w:pPr>
        <w:pStyle w:val="P-Regular"/>
        <w:numPr>
          <w:ilvl w:val="0"/>
          <w:numId w:val="45"/>
        </w:numPr>
      </w:pPr>
      <w:r>
        <w:t>Repeat the above process until convergence, or when membership in each group no longer changes.</w:t>
      </w:r>
    </w:p>
    <w:p w14:paraId="3ED980FE" w14:textId="77777777" w:rsidR="00DF53FE" w:rsidRDefault="00DF53FE" w:rsidP="00DF53FE">
      <w:pPr>
        <w:pStyle w:val="P-Regular"/>
        <w:ind w:left="720"/>
      </w:pPr>
    </w:p>
    <w:p w14:paraId="39365AD4" w14:textId="77777777" w:rsidR="00A404F5" w:rsidRDefault="00A404F5" w:rsidP="00A404F5">
      <w:pPr>
        <w:pStyle w:val="P-Regular"/>
      </w:pPr>
      <w:r>
        <w:t>And that’s it! Here is the above process laid out step by step with the previous</w:t>
      </w:r>
      <w:r w:rsidR="00CE18B9">
        <w:t xml:space="preserve"> simple</w:t>
      </w:r>
      <w:r>
        <w:t xml:space="preserve"> cluster examples:</w:t>
      </w:r>
    </w:p>
    <w:p w14:paraId="75474696" w14:textId="77777777" w:rsidR="007A2DB8" w:rsidRDefault="007A2DB8" w:rsidP="007A2DB8">
      <w:pPr>
        <w:pStyle w:val="P-Regular"/>
        <w:jc w:val="center"/>
      </w:pPr>
      <w:r w:rsidRPr="007A2DB8">
        <w:rPr>
          <w:noProof/>
          <w:lang w:val="en-IN" w:eastAsia="en-IN"/>
        </w:rPr>
        <w:drawing>
          <wp:inline distT="0" distB="0" distL="0" distR="0" wp14:anchorId="20B5772C" wp14:editId="6CA997C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535" cy="1251767"/>
                    </a:xfrm>
                    <a:prstGeom prst="rect">
                      <a:avLst/>
                    </a:prstGeom>
                  </pic:spPr>
                </pic:pic>
              </a:graphicData>
            </a:graphic>
          </wp:inline>
        </w:drawing>
      </w:r>
    </w:p>
    <w:p w14:paraId="4A6BE4F3" w14:textId="375D5DC3" w:rsidR="007A2DB8" w:rsidRDefault="00323F5D" w:rsidP="007A2DB8">
      <w:pPr>
        <w:pStyle w:val="P-Regular"/>
        <w:jc w:val="center"/>
      </w:pPr>
      <w:ins w:id="157" w:author="Rutuja Yerunkar" w:date="2018-11-22T14:14:00Z">
        <w:r>
          <w:t>Figure 1.</w:t>
        </w:r>
        <w:del w:id="158" w:author="Christopher Richard Kruger" w:date="2018-11-22T16:39:00Z">
          <w:r w:rsidDel="009C4699">
            <w:delText>11</w:delText>
          </w:r>
        </w:del>
      </w:ins>
      <w:ins w:id="159" w:author="Christopher Richard Kruger" w:date="2018-11-22T16:39:00Z">
        <w:r w:rsidR="009C4699">
          <w:t>8</w:t>
        </w:r>
      </w:ins>
      <w:ins w:id="160" w:author="Rutuja Yerunkar" w:date="2018-11-22T14:14:00Z">
        <w:r w:rsidR="00067E6A">
          <w:t xml:space="preserve"> </w:t>
        </w:r>
      </w:ins>
      <w:r w:rsidR="007A2DB8">
        <w:t xml:space="preserve">Original raw data charted on </w:t>
      </w:r>
      <w:proofErr w:type="spellStart"/>
      <w:proofErr w:type="gramStart"/>
      <w:r w:rsidR="007A2DB8">
        <w:t>x,y</w:t>
      </w:r>
      <w:proofErr w:type="spellEnd"/>
      <w:proofErr w:type="gramEnd"/>
      <w:r w:rsidR="007A2DB8">
        <w:t xml:space="preserve"> coordinates</w:t>
      </w:r>
    </w:p>
    <w:p w14:paraId="283B0CE1" w14:textId="77777777" w:rsidR="007A2DB8" w:rsidRDefault="007A2DB8" w:rsidP="007A2DB8">
      <w:pPr>
        <w:pStyle w:val="P-Regular"/>
        <w:jc w:val="center"/>
      </w:pPr>
    </w:p>
    <w:p w14:paraId="7C69DBF7" w14:textId="77777777" w:rsidR="001243B4" w:rsidRDefault="007A2DB8" w:rsidP="00A404F5">
      <w:pPr>
        <w:pStyle w:val="P-Regular"/>
        <w:jc w:val="center"/>
      </w:pPr>
      <w:r w:rsidRPr="007A2DB8">
        <w:rPr>
          <w:noProof/>
          <w:lang w:val="en-IN" w:eastAsia="en-IN"/>
        </w:rPr>
        <w:lastRenderedPageBreak/>
        <w:drawing>
          <wp:inline distT="0" distB="0" distL="0" distR="0" wp14:anchorId="413030AA" wp14:editId="70C7CA56">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6578" cy="3713569"/>
                    </a:xfrm>
                    <a:prstGeom prst="rect">
                      <a:avLst/>
                    </a:prstGeom>
                  </pic:spPr>
                </pic:pic>
              </a:graphicData>
            </a:graphic>
          </wp:inline>
        </w:drawing>
      </w:r>
    </w:p>
    <w:p w14:paraId="042896D5" w14:textId="70C4510D" w:rsidR="007A2DB8" w:rsidRPr="005D18AF" w:rsidRDefault="005166C8" w:rsidP="005166C8">
      <w:pPr>
        <w:pStyle w:val="IMG-Caption"/>
      </w:pPr>
      <w:r>
        <w:t xml:space="preserve">Figure </w:t>
      </w:r>
      <w:ins w:id="161" w:author="Rutuja Yerunkar" w:date="2018-11-22T14:15:00Z">
        <w:r w:rsidR="00323F5D">
          <w:t>1.</w:t>
        </w:r>
        <w:del w:id="162" w:author="Christopher Richard Kruger" w:date="2018-11-22T16:39:00Z">
          <w:r w:rsidR="00323F5D" w:rsidDel="009C4699">
            <w:delText>12</w:delText>
          </w:r>
        </w:del>
      </w:ins>
      <w:ins w:id="163" w:author="Christopher Richard Kruger" w:date="2018-11-22T16:39:00Z">
        <w:r w:rsidR="009C4699">
          <w:t>9</w:t>
        </w:r>
      </w:ins>
      <w:r>
        <w:t>: Clockwise from top left – Red points are randomly initialized centroids, and closest data points are assigned to groupings of each centroid (denoted by distinct color).</w:t>
      </w:r>
    </w:p>
    <w:p w14:paraId="5711413E" w14:textId="77777777" w:rsidR="009C4699" w:rsidRDefault="00427C95" w:rsidP="009C4699">
      <w:pPr>
        <w:pStyle w:val="H2-General"/>
        <w:rPr>
          <w:ins w:id="164" w:author="Christopher Richard Kruger" w:date="2018-11-22T16:45:00Z"/>
        </w:rPr>
        <w:pPrChange w:id="165" w:author="Christopher Richard Kruger" w:date="2018-11-22T16:45:00Z">
          <w:pPr>
            <w:pStyle w:val="P-Regular"/>
          </w:pPr>
        </w:pPrChange>
      </w:pPr>
      <w:ins w:id="166" w:author="Rutuja Yerunkar" w:date="2018-11-22T14:19:00Z">
        <w:r>
          <w:t xml:space="preserve"> </w:t>
        </w:r>
      </w:ins>
      <w:ins w:id="167" w:author="Rutuja Yerunkar" w:date="2018-11-22T14:22:00Z">
        <w:r>
          <w:t>K-Means Clustering Step-by-Step Walkthrough</w:t>
        </w:r>
      </w:ins>
      <w:ins w:id="168" w:author="Christopher Richard Kruger" w:date="2018-11-22T15:57:00Z">
        <w:r w:rsidR="009C4699">
          <w:t xml:space="preserve"> </w:t>
        </w:r>
      </w:ins>
    </w:p>
    <w:p w14:paraId="3FCBBFB6" w14:textId="7CAEC039" w:rsidR="00042888" w:rsidRDefault="00A42F85" w:rsidP="005166C8">
      <w:pPr>
        <w:pStyle w:val="P-Regular"/>
      </w:pPr>
      <w:ins w:id="169" w:author="Rutuja Yerunkar" w:date="2018-11-22T15:44:00Z">
        <w:r>
          <w:t>Preceding</w:t>
        </w:r>
      </w:ins>
      <w:ins w:id="170" w:author="Rutuja Yerunkar" w:date="2018-11-22T14:27:00Z">
        <w:r w:rsidR="00123998">
          <w:t xml:space="preserve"> </w:t>
        </w:r>
      </w:ins>
      <w:r w:rsidR="005166C8">
        <w:t xml:space="preserve">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t>
      </w:r>
    </w:p>
    <w:p w14:paraId="068686B5" w14:textId="77777777" w:rsidR="00042888" w:rsidRDefault="00042888" w:rsidP="005166C8">
      <w:pPr>
        <w:pStyle w:val="P-Regular"/>
      </w:pPr>
    </w:p>
    <w:p w14:paraId="71EA7C35" w14:textId="77777777" w:rsidR="00042888" w:rsidRDefault="00042888" w:rsidP="005166C8">
      <w:pPr>
        <w:pStyle w:val="P-Regular"/>
      </w:pPr>
      <w:r w:rsidRPr="00042888">
        <w:rPr>
          <w:noProof/>
          <w:lang w:val="en-IN" w:eastAsia="en-IN"/>
        </w:rPr>
        <w:drawing>
          <wp:inline distT="0" distB="0" distL="0" distR="0" wp14:anchorId="3BAA4A9D" wp14:editId="0EFD4F2A">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71675"/>
                    </a:xfrm>
                    <a:prstGeom prst="rect">
                      <a:avLst/>
                    </a:prstGeom>
                  </pic:spPr>
                </pic:pic>
              </a:graphicData>
            </a:graphic>
          </wp:inline>
        </w:drawing>
      </w:r>
    </w:p>
    <w:p w14:paraId="4BABEEC5" w14:textId="17CD1FBE" w:rsidR="005166C8" w:rsidRDefault="005166C8" w:rsidP="005166C8">
      <w:pPr>
        <w:pStyle w:val="IMG-Caption"/>
      </w:pPr>
      <w:r>
        <w:t xml:space="preserve">Figure </w:t>
      </w:r>
      <w:ins w:id="171" w:author="Rutuja Yerunkar" w:date="2018-11-22T14:17:00Z">
        <w:r w:rsidR="00323F5D">
          <w:t>1.1</w:t>
        </w:r>
        <w:del w:id="172" w:author="Christopher Richard Kruger" w:date="2018-11-22T16:39:00Z">
          <w:r w:rsidR="00323F5D" w:rsidDel="009C4699">
            <w:delText>3</w:delText>
          </w:r>
        </w:del>
      </w:ins>
      <w:ins w:id="173" w:author="Christopher Richard Kruger" w:date="2018-11-22T16:39:00Z">
        <w:r w:rsidR="009C4699">
          <w:t>0</w:t>
        </w:r>
      </w:ins>
      <w:r>
        <w:t xml:space="preserve">: 2d plot, 3d plot, </w:t>
      </w:r>
      <w:proofErr w:type="spellStart"/>
      <w:r>
        <w:t>nd</w:t>
      </w:r>
      <w:proofErr w:type="spellEnd"/>
      <w:r>
        <w:t xml:space="preserve"> plot  </w:t>
      </w:r>
    </w:p>
    <w:p w14:paraId="1DF3DC9A" w14:textId="77777777" w:rsidR="00042888" w:rsidRDefault="00042888" w:rsidP="005166C8">
      <w:pPr>
        <w:pStyle w:val="P-Regular"/>
      </w:pPr>
    </w:p>
    <w:p w14:paraId="2F62BC0A" w14:textId="05A1E929" w:rsidR="005166C8" w:rsidRDefault="005166C8" w:rsidP="005166C8">
      <w:pPr>
        <w:pStyle w:val="P-Regular"/>
      </w:pPr>
      <w:r>
        <w:t xml:space="preserve">To add more detail let’s walk through the example given in the </w:t>
      </w:r>
      <w:ins w:id="174" w:author="Rutuja Yerunkar" w:date="2018-11-22T14:18:00Z">
        <w:r w:rsidR="00427C95">
          <w:t>introductory</w:t>
        </w:r>
      </w:ins>
      <w:ins w:id="175" w:author="Christopher Richard Kruger" w:date="2018-11-22T15:57:00Z">
        <w:r w:rsidR="009C4699">
          <w:t xml:space="preserve"> </w:t>
        </w:r>
      </w:ins>
      <w:r>
        <w:t xml:space="preserve">section again with some of the math that supports K-Means. </w:t>
      </w:r>
      <w:r w:rsidR="00042888">
        <w:t>The key component at play is the Euclidean distance formula:</w:t>
      </w:r>
    </w:p>
    <w:p w14:paraId="79D49908" w14:textId="77777777" w:rsidR="005166C8" w:rsidRDefault="005166C8" w:rsidP="005166C8">
      <w:pPr>
        <w:pStyle w:val="P-Regular"/>
      </w:pPr>
    </w:p>
    <w:p w14:paraId="6BFFBA18" w14:textId="77777777" w:rsidR="005166C8" w:rsidRPr="005166C8" w:rsidRDefault="005166C8" w:rsidP="005166C8">
      <w:pPr>
        <w:pStyle w:val="P-Regular"/>
      </w:pPr>
      <m:oMathPara>
        <m:oMath>
          <m:r>
            <w:rPr>
              <w:rFonts w:ascii="Cambria Math" w:hAnsi="Cambria Math"/>
            </w:rPr>
            <m:t>d</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a,b</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(y-b)</m:t>
                  </m:r>
                </m:e>
                <m:sup>
                  <m:r>
                    <w:rPr>
                      <w:rFonts w:ascii="Cambria Math" w:hAnsi="Cambria Math"/>
                    </w:rPr>
                    <m:t>2</m:t>
                  </m:r>
                </m:sup>
              </m:sSup>
            </m:e>
          </m:rad>
        </m:oMath>
      </m:oMathPara>
    </w:p>
    <w:p w14:paraId="2C381F8D" w14:textId="0937600F" w:rsidR="009C4699" w:rsidRDefault="009C4699" w:rsidP="009C4699">
      <w:pPr>
        <w:pStyle w:val="SB-Sidebar"/>
        <w:pPrChange w:id="176" w:author="Christopher Richard Kruger" w:date="2018-11-22T16:29:00Z">
          <w:pPr>
            <w:pStyle w:val="P-Regular"/>
          </w:pPr>
        </w:pPrChange>
      </w:pPr>
      <w:ins w:id="177" w:author="Christopher Richard Kruger" w:date="2018-11-22T16:30:00Z">
        <w:r>
          <w:t xml:space="preserve">Discussion: Does anyone have an idea of what a centroid is? (A centroid is basically just a fancy way to say the geometric center of a figure. This </w:t>
        </w:r>
      </w:ins>
      <w:ins w:id="178" w:author="Christopher Richard Kruger" w:date="2018-11-22T16:31:00Z">
        <w:r>
          <w:t xml:space="preserve">is the mean of all points in the plane. When randomly set at </w:t>
        </w:r>
        <w:proofErr w:type="gramStart"/>
        <w:r>
          <w:t>first</w:t>
        </w:r>
        <w:proofErr w:type="gramEnd"/>
        <w:r>
          <w:t xml:space="preserve"> they are simply random points in the space)</w:t>
        </w:r>
      </w:ins>
    </w:p>
    <w:p w14:paraId="43D9FD61" w14:textId="77777777" w:rsidR="00042888" w:rsidRDefault="00042888" w:rsidP="00042888">
      <w:pPr>
        <w:pStyle w:val="P-Regular"/>
      </w:pPr>
      <w:r>
        <w:t>Centroids are randomly set at the beginning as points in your n-dimensional space. Each of these centers is fed into the above formula as (</w:t>
      </w:r>
      <w:proofErr w:type="spellStart"/>
      <w:proofErr w:type="gramStart"/>
      <w:r>
        <w:t>a,b</w:t>
      </w:r>
      <w:proofErr w:type="spellEnd"/>
      <w:proofErr w:type="gramEnd"/>
      <w:r>
        <w:t>), and a point in your space is fed in as (</w:t>
      </w:r>
      <w:proofErr w:type="spellStart"/>
      <w:r>
        <w:t>x,y</w:t>
      </w:r>
      <w:proofErr w:type="spellEnd"/>
      <w:r>
        <w:t>). Distances are calculated between each point and the coordinates of every centroid, with the centroid of smallest distance away chosen as the point’s group. This process can be seen below:</w:t>
      </w:r>
    </w:p>
    <w:p w14:paraId="1CDA4E1A" w14:textId="77777777" w:rsidR="00042888" w:rsidRDefault="00042888" w:rsidP="00042888">
      <w:pPr>
        <w:pStyle w:val="P-Regular"/>
      </w:pPr>
    </w:p>
    <w:p w14:paraId="7DF30971" w14:textId="77777777" w:rsidR="00042888" w:rsidRDefault="00042888" w:rsidP="00DA730F">
      <w:pPr>
        <w:pStyle w:val="L-Numbers"/>
      </w:pPr>
      <w:r>
        <w:t>Random Centroids: [ (2,5</w:t>
      </w:r>
      <w:proofErr w:type="gramStart"/>
      <w:r>
        <w:t>) ,</w:t>
      </w:r>
      <w:proofErr w:type="gramEnd"/>
      <w:r>
        <w:t xml:space="preserve"> (8,3) , (4, 5) ]</w:t>
      </w:r>
    </w:p>
    <w:p w14:paraId="6FBE379F" w14:textId="77777777" w:rsidR="00042888" w:rsidRDefault="00042888" w:rsidP="00DA730F">
      <w:pPr>
        <w:pStyle w:val="L-Numbers"/>
      </w:pPr>
      <w:r>
        <w:t>Arbitrary point x: (0, 8)</w:t>
      </w:r>
    </w:p>
    <w:p w14:paraId="6F68CD77" w14:textId="77777777" w:rsidR="00042888" w:rsidRDefault="00042888" w:rsidP="00DA730F">
      <w:pPr>
        <w:pStyle w:val="L-Numbers"/>
      </w:pPr>
      <w:r>
        <w:t xml:space="preserve">Distance from point to each centroid: [ 3.61, 9.43, </w:t>
      </w:r>
      <w:proofErr w:type="gramStart"/>
      <w:r>
        <w:t>5.00 ]</w:t>
      </w:r>
      <w:proofErr w:type="gramEnd"/>
      <w:r>
        <w:t xml:space="preserve"> </w:t>
      </w:r>
    </w:p>
    <w:p w14:paraId="4FB701F0" w14:textId="2C3DF199" w:rsidR="00042888" w:rsidRDefault="00042888" w:rsidP="00DA730F">
      <w:pPr>
        <w:pStyle w:val="L-Numbers"/>
      </w:pPr>
      <w:r>
        <w:t>Point x is assigned to Centroid 1.</w:t>
      </w:r>
    </w:p>
    <w:p w14:paraId="2F8C8E11" w14:textId="5F6A576B" w:rsidR="00042888" w:rsidRPr="00042888" w:rsidRDefault="00042888" w:rsidP="00042888">
      <w:pPr>
        <w:pStyle w:val="P-Regular"/>
      </w:pPr>
      <w:r>
        <w:t xml:space="preserve">This process is repeated for every point in the dataset until each point is assigned to a cluster. After each point is assigned, the mean point is calculated among all of the points </w:t>
      </w:r>
      <w:r w:rsidRPr="00123998">
        <w:t>within</w:t>
      </w:r>
      <w:r>
        <w:t xml:space="preserve"> each cluster. Calculation of mean among these points is the same as calculating a mean between single integers. An example of this can be seen here:</w:t>
      </w:r>
    </w:p>
    <w:p w14:paraId="3E32E11E" w14:textId="77777777" w:rsidR="00042888" w:rsidRPr="00042888" w:rsidRDefault="00042888" w:rsidP="00DA730F">
      <w:pPr>
        <w:pStyle w:val="L-Numbers"/>
        <w:numPr>
          <w:ilvl w:val="0"/>
          <w:numId w:val="48"/>
        </w:numPr>
      </w:pPr>
      <w:r>
        <w:t>Cluster 1 Membership: [ (0,8), (3,8), (3,4</w:t>
      </w:r>
      <w:proofErr w:type="gramStart"/>
      <w:r>
        <w:t>) ]</w:t>
      </w:r>
      <w:proofErr w:type="gramEnd"/>
    </w:p>
    <w:p w14:paraId="40F3058E" w14:textId="77777777" w:rsidR="00042888" w:rsidRDefault="00042888" w:rsidP="00DA730F">
      <w:pPr>
        <w:pStyle w:val="L-Numbers"/>
      </w:pPr>
      <w:r>
        <w:t>Mean point calculation: [ (0+3+3)/</w:t>
      </w:r>
      <w:proofErr w:type="gramStart"/>
      <w:r>
        <w:t>3 ,</w:t>
      </w:r>
      <w:proofErr w:type="gramEnd"/>
      <w:r>
        <w:t xml:space="preserve"> (8+8+4)/3 ] = (2, 6.67)</w:t>
      </w:r>
    </w:p>
    <w:p w14:paraId="4628E144" w14:textId="77777777" w:rsidR="00042888" w:rsidRDefault="00042888" w:rsidP="00DA730F">
      <w:pPr>
        <w:pStyle w:val="L-Numbers"/>
      </w:pPr>
      <w:r>
        <w:t>Centroid for Cluster one becomes (2, 6.67)</w:t>
      </w:r>
    </w:p>
    <w:p w14:paraId="2956CEE3" w14:textId="77777777" w:rsidR="00042888" w:rsidRDefault="00042888" w:rsidP="00DA730F">
      <w:pPr>
        <w:pStyle w:val="L-Numbers"/>
      </w:pPr>
      <w:r>
        <w:t>Repeat process until distance between new and old centroids = 0</w:t>
      </w:r>
    </w:p>
    <w:p w14:paraId="024BA480" w14:textId="77777777" w:rsidR="00042888" w:rsidRPr="00042888" w:rsidRDefault="00042888" w:rsidP="00042888">
      <w:pPr>
        <w:pStyle w:val="P-Regular"/>
        <w:ind w:left="720"/>
      </w:pPr>
    </w:p>
    <w:p w14:paraId="226A18B5" w14:textId="7A67854D" w:rsidR="00D41DFE" w:rsidDel="009C4699" w:rsidRDefault="00D41DFE" w:rsidP="00393501">
      <w:pPr>
        <w:pStyle w:val="H2-General"/>
        <w:rPr>
          <w:ins w:id="179" w:author="Rutuja Yerunkar" w:date="2018-11-22T15:14:00Z"/>
          <w:del w:id="180" w:author="Christopher Richard Kruger" w:date="2018-11-22T16:33:00Z"/>
        </w:rPr>
      </w:pPr>
      <w:ins w:id="181" w:author="Rutuja Yerunkar" w:date="2018-11-22T15:14:00Z">
        <w:del w:id="182" w:author="Christopher Richard Kruger" w:date="2018-11-22T16:33:00Z">
          <w:r w:rsidDel="009C4699">
            <w:delText xml:space="preserve"> </w:delText>
          </w:r>
          <w:commentRangeStart w:id="183"/>
          <w:commentRangeEnd w:id="183"/>
        </w:del>
      </w:ins>
    </w:p>
    <w:p w14:paraId="5B42A1B5" w14:textId="6A768C9B" w:rsidR="00393501" w:rsidDel="009C4699" w:rsidRDefault="00393501" w:rsidP="009C4699">
      <w:pPr>
        <w:pStyle w:val="H2-General"/>
        <w:rPr>
          <w:del w:id="184" w:author="Christopher Richard Kruger" w:date="2018-11-22T16:32:00Z"/>
        </w:rPr>
        <w:pPrChange w:id="185" w:author="Christopher Richard Kruger" w:date="2018-11-22T16:33:00Z">
          <w:pPr>
            <w:pStyle w:val="H2-General"/>
          </w:pPr>
        </w:pPrChange>
      </w:pPr>
      <w:r>
        <w:t>Activity</w:t>
      </w:r>
      <w:ins w:id="186" w:author="Rutuja Yerunkar" w:date="2018-11-22T15:15:00Z">
        <w:r w:rsidR="00D41DFE">
          <w:t xml:space="preserve"> 2</w:t>
        </w:r>
      </w:ins>
      <w:r>
        <w:t xml:space="preserve">: </w:t>
      </w:r>
      <w:ins w:id="187" w:author="Rutuja Yerunkar" w:date="2018-11-22T15:14:00Z">
        <w:r w:rsidR="00D41DFE">
          <w:t xml:space="preserve">Implementing </w:t>
        </w:r>
      </w:ins>
      <w:r>
        <w:t>K-Means Clustering</w:t>
      </w:r>
    </w:p>
    <w:p w14:paraId="60FCF6E4" w14:textId="18306E53" w:rsidR="009C4699" w:rsidRDefault="009C4699" w:rsidP="009C4699">
      <w:pPr>
        <w:pStyle w:val="H2-General"/>
        <w:rPr>
          <w:ins w:id="188" w:author="Christopher Richard Kruger" w:date="2018-11-22T16:32:00Z"/>
        </w:rPr>
        <w:pPrChange w:id="189" w:author="Christopher Richard Kruger" w:date="2018-11-22T16:33:00Z">
          <w:pPr>
            <w:pStyle w:val="P-Regular"/>
          </w:pPr>
        </w:pPrChange>
      </w:pPr>
    </w:p>
    <w:p w14:paraId="15052445" w14:textId="0199868B" w:rsidR="009C4699" w:rsidRDefault="009C4699" w:rsidP="009C4699">
      <w:pPr>
        <w:pStyle w:val="P-Regular"/>
        <w:rPr>
          <w:ins w:id="190" w:author="Christopher Richard Kruger" w:date="2018-11-22T16:33:00Z"/>
        </w:rPr>
      </w:pPr>
      <w:ins w:id="191" w:author="Christopher Richard Kruger" w:date="2018-11-22T16:32:00Z">
        <w:r>
          <w:t>Scenario: You are asked in an interview to implement a K-Means clustering algorithm from scratch to prove you understand how it works.</w:t>
        </w:r>
      </w:ins>
      <w:ins w:id="192" w:author="Christopher Richard Kruger" w:date="2018-11-22T16:33:00Z">
        <w:r>
          <w:t xml:space="preserve"> </w:t>
        </w:r>
      </w:ins>
    </w:p>
    <w:p w14:paraId="62F5991E" w14:textId="17B075EB" w:rsidR="009C4699" w:rsidRDefault="009C4699" w:rsidP="0080424C">
      <w:pPr>
        <w:pStyle w:val="P-Regular"/>
        <w:rPr>
          <w:ins w:id="193" w:author="Christopher Richard Kruger" w:date="2018-11-22T16:33:00Z"/>
        </w:rPr>
      </w:pPr>
      <w:ins w:id="194" w:author="Christopher Richard Kruger" w:date="2018-11-22T16:33:00Z">
        <w:r>
          <w:t>Aim: To truly understand how something works you need to build it from scratch. Tak</w:t>
        </w:r>
      </w:ins>
      <w:ins w:id="195" w:author="Christopher Richard Kruger" w:date="2018-11-22T16:34:00Z">
        <w:r>
          <w:t>e</w:t>
        </w:r>
      </w:ins>
      <w:ins w:id="196" w:author="Christopher Richard Kruger" w:date="2018-11-22T16:33:00Z">
        <w:r>
          <w:t xml:space="preserve"> </w:t>
        </w:r>
      </w:ins>
      <w:del w:id="197" w:author="Christopher Richard Kruger" w:date="2018-11-22T16:33:00Z">
        <w:r w:rsidR="00042888" w:rsidDel="009C4699">
          <w:delText xml:space="preserve">In this activity you will take </w:delText>
        </w:r>
      </w:del>
      <w:r w:rsidR="00042888">
        <w:t xml:space="preserve">what you have learned in the above sections and implement K-Means from scratch in Python. </w:t>
      </w:r>
    </w:p>
    <w:p w14:paraId="1C4E584E" w14:textId="77777777" w:rsidR="009C4699" w:rsidRDefault="009C4699" w:rsidP="0080424C">
      <w:pPr>
        <w:pStyle w:val="P-Regular"/>
        <w:rPr>
          <w:ins w:id="198" w:author="Christopher Richard Kruger" w:date="2018-11-22T16:33:00Z"/>
        </w:rPr>
      </w:pPr>
    </w:p>
    <w:p w14:paraId="2642814F" w14:textId="65EBA60E" w:rsidR="00042888" w:rsidDel="009C4699" w:rsidRDefault="00042888" w:rsidP="0080424C">
      <w:pPr>
        <w:pStyle w:val="P-Regular"/>
        <w:rPr>
          <w:del w:id="199" w:author="Christopher Richard Kruger" w:date="2018-11-22T16:33:00Z"/>
        </w:rPr>
      </w:pPr>
      <w:r>
        <w:t>Please open your favorite editing platform and try the following:</w:t>
      </w:r>
    </w:p>
    <w:p w14:paraId="60678465" w14:textId="77777777" w:rsidR="00042888" w:rsidRDefault="00042888" w:rsidP="0080424C">
      <w:pPr>
        <w:pStyle w:val="P-Regular"/>
      </w:pPr>
    </w:p>
    <w:p w14:paraId="7E4F0894" w14:textId="77777777" w:rsidR="00042888" w:rsidRDefault="00042888" w:rsidP="00DA730F">
      <w:pPr>
        <w:pStyle w:val="L-Numbers"/>
        <w:numPr>
          <w:ilvl w:val="0"/>
          <w:numId w:val="49"/>
        </w:numPr>
      </w:pPr>
      <w:r>
        <w:t>Using NumPy and the above Euclidean distance formula, write a function that calculates the distance between two coordinates.</w:t>
      </w:r>
    </w:p>
    <w:p w14:paraId="39091991" w14:textId="77777777" w:rsidR="00042888" w:rsidRDefault="00042888" w:rsidP="00D41DFE">
      <w:pPr>
        <w:pStyle w:val="L-Numbers"/>
      </w:pPr>
      <w:r>
        <w:t>Write a function that calculates the distance from centroids to each of the points in your dataset and returns the cluster membership.</w:t>
      </w:r>
    </w:p>
    <w:p w14:paraId="2D2696A2" w14:textId="2D7F633F" w:rsidR="00042888" w:rsidDel="009C4699" w:rsidRDefault="00042888" w:rsidP="009C4699">
      <w:pPr>
        <w:pStyle w:val="L-Numbers"/>
        <w:rPr>
          <w:del w:id="200" w:author="Christopher Richard Kruger" w:date="2018-11-22T16:33:00Z"/>
        </w:rPr>
        <w:pPrChange w:id="201" w:author="Christopher Richard Kruger" w:date="2018-11-23T11:27:00Z">
          <w:pPr>
            <w:pStyle w:val="L-Numbers"/>
          </w:pPr>
        </w:pPrChange>
      </w:pPr>
      <w:r>
        <w:lastRenderedPageBreak/>
        <w:t>Write a K-Means function that takes in a dataset and number of clusters (K) and returns final cluster centroids, as well as the data points that make up that cluster’s membership.</w:t>
      </w:r>
    </w:p>
    <w:p w14:paraId="73DAE280" w14:textId="77777777" w:rsidR="009C4699" w:rsidRDefault="009C4699" w:rsidP="009C4699">
      <w:pPr>
        <w:pStyle w:val="L-Numbers"/>
        <w:rPr>
          <w:ins w:id="202" w:author="Christopher Richard Kruger" w:date="2018-11-22T16:33:00Z"/>
        </w:rPr>
      </w:pPr>
    </w:p>
    <w:p w14:paraId="3C6D9F37" w14:textId="77777777" w:rsidR="00042888" w:rsidRDefault="00042888" w:rsidP="009C4699">
      <w:pPr>
        <w:pStyle w:val="L-Numbers"/>
        <w:numPr>
          <w:ilvl w:val="0"/>
          <w:numId w:val="0"/>
        </w:numPr>
        <w:ind w:left="786"/>
        <w:pPrChange w:id="203" w:author="Christopher Richard Kruger" w:date="2018-11-22T16:34:00Z">
          <w:pPr>
            <w:pStyle w:val="P-Regular"/>
          </w:pPr>
        </w:pPrChange>
      </w:pPr>
    </w:p>
    <w:p w14:paraId="5481DD11" w14:textId="77777777" w:rsidR="00042888" w:rsidRDefault="00042888" w:rsidP="00042888">
      <w:pPr>
        <w:pStyle w:val="P-Regular"/>
        <w:rPr>
          <w:rStyle w:val="P-URL"/>
        </w:rPr>
      </w:pPr>
      <w:r>
        <w:t xml:space="preserve">After implementing K-Means from scratch, apply your custom algorithm to the Iris dataset located here: </w:t>
      </w:r>
      <w:hyperlink r:id="rId21" w:history="1">
        <w:r w:rsidRPr="009763D1">
          <w:rPr>
            <w:rStyle w:val="Hyperlink"/>
            <w:shd w:val="clear" w:color="auto" w:fill="00FA00"/>
          </w:rPr>
          <w:t>https://archive.ics.uci.edu/ml/datasets/iris</w:t>
        </w:r>
      </w:hyperlink>
    </w:p>
    <w:p w14:paraId="150AB816" w14:textId="231E62E8" w:rsidR="00042888" w:rsidRPr="00DA730F" w:rsidRDefault="00042888" w:rsidP="00DA730F">
      <w:pPr>
        <w:pStyle w:val="P-Regular"/>
      </w:pPr>
      <w:r w:rsidRPr="00DA730F">
        <w:t>Remove the classes supplied in this dataset and see if your K-Means algorithm can group the different Iris species into their proper groups just based on plant characteristics!</w:t>
      </w:r>
    </w:p>
    <w:p w14:paraId="5744CE7A" w14:textId="77777777" w:rsidR="00F96409" w:rsidRDefault="00F96409" w:rsidP="00042888">
      <w:pPr>
        <w:pStyle w:val="P-Regular"/>
      </w:pPr>
    </w:p>
    <w:p w14:paraId="05B1F7CA" w14:textId="42A0E038" w:rsidR="00F96409" w:rsidRDefault="009C4699" w:rsidP="009C4699">
      <w:pPr>
        <w:pStyle w:val="H2-General"/>
        <w:rPr>
          <w:ins w:id="204" w:author="Christopher Richard Kruger" w:date="2018-11-22T16:34:00Z"/>
        </w:rPr>
      </w:pPr>
      <w:ins w:id="205" w:author="Christopher Richard Kruger" w:date="2018-11-22T16:34:00Z">
        <w:r>
          <w:t>S</w:t>
        </w:r>
      </w:ins>
      <w:ins w:id="206" w:author="Rutuja Yerunkar" w:date="2018-11-22T16:26:00Z">
        <w:del w:id="207" w:author="Christopher Richard Kruger" w:date="2018-11-22T16:34:00Z">
          <w:r w:rsidR="00116E7B" w:rsidDel="009C4699">
            <w:delText xml:space="preserve"> </w:delText>
          </w:r>
        </w:del>
      </w:ins>
      <w:commentRangeStart w:id="208"/>
      <w:commentRangeEnd w:id="208"/>
      <w:ins w:id="209" w:author="Christopher Richard Kruger" w:date="2018-11-22T16:34:00Z">
        <w:r>
          <w:t>ummary</w:t>
        </w:r>
      </w:ins>
    </w:p>
    <w:p w14:paraId="48189AC1" w14:textId="294F0591" w:rsidR="009C4699" w:rsidRDefault="009C4699" w:rsidP="009C4699">
      <w:pPr>
        <w:pStyle w:val="P-Regular"/>
        <w:rPr>
          <w:ins w:id="210" w:author="Christopher Richard Kruger" w:date="2018-11-22T16:35:00Z"/>
        </w:rPr>
      </w:pPr>
      <w:ins w:id="211" w:author="Christopher Richard Kruger" w:date="2018-11-22T16:34:00Z">
        <w:r>
          <w:t>In this lesson</w:t>
        </w:r>
      </w:ins>
      <w:ins w:id="212" w:author="Christopher Richard Kruger" w:date="2018-11-22T16:35:00Z">
        <w:r>
          <w:t xml:space="preserve"> we have explored what clustering is and why it could be important in a variety of data challenges. Building upon this foundation of clustering knowledge you implemented K-Means, which is one of the simplest yet most popular methods of </w:t>
        </w:r>
      </w:ins>
      <w:ins w:id="213" w:author="Christopher Richard Kruger" w:date="2018-11-22T16:36:00Z">
        <w:r>
          <w:t>unsupervised learning. If you have reached this summary and can repeat what K-Means does step-by-step to your fellow classmate, good job! If not please go back and review the material above – the content only grows in comple</w:t>
        </w:r>
      </w:ins>
      <w:ins w:id="214" w:author="Christopher Richard Kruger" w:date="2018-11-22T16:37:00Z">
        <w:r>
          <w:t>xity from here.</w:t>
        </w:r>
      </w:ins>
    </w:p>
    <w:p w14:paraId="0DFF1876" w14:textId="306BD1AA" w:rsidR="009C4699" w:rsidRDefault="009C4699" w:rsidP="009C4699">
      <w:pPr>
        <w:pStyle w:val="H2-General"/>
        <w:rPr>
          <w:ins w:id="215" w:author="Christopher Richard Kruger" w:date="2018-11-22T16:37:00Z"/>
        </w:rPr>
      </w:pPr>
      <w:ins w:id="216" w:author="Christopher Richard Kruger" w:date="2018-11-22T16:35:00Z">
        <w:r>
          <w:t>Practice Questions</w:t>
        </w:r>
      </w:ins>
    </w:p>
    <w:p w14:paraId="33573608" w14:textId="470F7BF5" w:rsidR="009C4699" w:rsidRDefault="009C4699" w:rsidP="009C4699">
      <w:pPr>
        <w:pStyle w:val="P-Regular"/>
        <w:numPr>
          <w:ilvl w:val="0"/>
          <w:numId w:val="50"/>
        </w:numPr>
        <w:rPr>
          <w:ins w:id="217" w:author="Christopher Richard Kruger" w:date="2018-11-22T16:46:00Z"/>
        </w:rPr>
      </w:pPr>
      <w:ins w:id="218" w:author="Christopher Richard Kruger" w:date="2018-11-22T16:42:00Z">
        <w:r>
          <w:t>How are supervised and unsupervised learning different?</w:t>
        </w:r>
      </w:ins>
    </w:p>
    <w:p w14:paraId="38134756" w14:textId="15C68E93" w:rsidR="009C4699" w:rsidRDefault="009C4699" w:rsidP="009C4699">
      <w:pPr>
        <w:pStyle w:val="P-Regular"/>
        <w:numPr>
          <w:ilvl w:val="0"/>
          <w:numId w:val="50"/>
        </w:numPr>
        <w:rPr>
          <w:ins w:id="219" w:author="Christopher Richard Kruger" w:date="2018-11-22T16:46:00Z"/>
        </w:rPr>
      </w:pPr>
      <w:ins w:id="220" w:author="Christopher Richard Kruger" w:date="2018-11-22T16:46:00Z">
        <w:r>
          <w:t>What is a cluster?</w:t>
        </w:r>
      </w:ins>
    </w:p>
    <w:p w14:paraId="7D586195" w14:textId="2BB7F4E6" w:rsidR="009C4699" w:rsidRDefault="009C4699" w:rsidP="009C4699">
      <w:pPr>
        <w:pStyle w:val="P-Regular"/>
        <w:numPr>
          <w:ilvl w:val="0"/>
          <w:numId w:val="50"/>
        </w:numPr>
        <w:rPr>
          <w:ins w:id="221" w:author="Christopher Richard Kruger" w:date="2018-11-22T16:42:00Z"/>
        </w:rPr>
      </w:pPr>
      <w:ins w:id="222" w:author="Christopher Richard Kruger" w:date="2018-11-22T16:47:00Z">
        <w:r>
          <w:t>Are clusters always valuable in a dataset?</w:t>
        </w:r>
      </w:ins>
    </w:p>
    <w:p w14:paraId="29449BE2" w14:textId="6A5EBD5E" w:rsidR="009C4699" w:rsidRDefault="009C4699" w:rsidP="009C4699">
      <w:pPr>
        <w:pStyle w:val="P-Regular"/>
        <w:numPr>
          <w:ilvl w:val="0"/>
          <w:numId w:val="50"/>
        </w:numPr>
        <w:rPr>
          <w:ins w:id="223" w:author="Christopher Richard Kruger" w:date="2018-11-22T16:43:00Z"/>
        </w:rPr>
      </w:pPr>
      <w:ins w:id="224" w:author="Christopher Richard Kruger" w:date="2018-11-22T16:43:00Z">
        <w:r>
          <w:t>How are dimensions expressed in a dataset?</w:t>
        </w:r>
      </w:ins>
    </w:p>
    <w:p w14:paraId="0C3C1964" w14:textId="2AAC9CA8" w:rsidR="009C4699" w:rsidRDefault="009C4699" w:rsidP="009C4699">
      <w:pPr>
        <w:pStyle w:val="P-Regular"/>
        <w:numPr>
          <w:ilvl w:val="0"/>
          <w:numId w:val="50"/>
        </w:numPr>
        <w:rPr>
          <w:ins w:id="225" w:author="Christopher Richard Kruger" w:date="2018-11-22T16:52:00Z"/>
        </w:rPr>
      </w:pPr>
      <w:ins w:id="226" w:author="Christopher Richard Kruger" w:date="2018-11-22T16:46:00Z">
        <w:r>
          <w:t xml:space="preserve">How many dimensions can be easily visualized </w:t>
        </w:r>
      </w:ins>
      <w:ins w:id="227" w:author="Christopher Richard Kruger" w:date="2018-11-22T16:48:00Z">
        <w:r>
          <w:t>by</w:t>
        </w:r>
      </w:ins>
      <w:ins w:id="228" w:author="Christopher Richard Kruger" w:date="2018-11-22T16:46:00Z">
        <w:r>
          <w:t xml:space="preserve"> humans?</w:t>
        </w:r>
      </w:ins>
    </w:p>
    <w:p w14:paraId="3B02A1B6" w14:textId="4DBAB837" w:rsidR="009C4699" w:rsidRDefault="009C4699" w:rsidP="009C4699">
      <w:pPr>
        <w:pStyle w:val="P-Regular"/>
        <w:numPr>
          <w:ilvl w:val="0"/>
          <w:numId w:val="50"/>
        </w:numPr>
        <w:rPr>
          <w:ins w:id="229" w:author="Christopher Richard Kruger" w:date="2018-11-23T11:26:00Z"/>
        </w:rPr>
      </w:pPr>
      <w:ins w:id="230" w:author="Christopher Richard Kruger" w:date="2018-11-23T11:25:00Z">
        <w:r>
          <w:t>What does the “K” represent in K-Means clustering?</w:t>
        </w:r>
      </w:ins>
    </w:p>
    <w:p w14:paraId="0F39F7C4" w14:textId="73F63F34" w:rsidR="009C4699" w:rsidRDefault="009C4699" w:rsidP="009C4699">
      <w:pPr>
        <w:pStyle w:val="P-Regular"/>
        <w:numPr>
          <w:ilvl w:val="0"/>
          <w:numId w:val="50"/>
        </w:numPr>
        <w:rPr>
          <w:ins w:id="231" w:author="Christopher Richard Kruger" w:date="2018-11-23T11:25:00Z"/>
        </w:rPr>
      </w:pPr>
      <w:ins w:id="232" w:author="Christopher Richard Kruger" w:date="2018-11-23T11:26:00Z">
        <w:r>
          <w:t>T/F – The starting points for K-Means are determined by taking the mean of all the points in the space.</w:t>
        </w:r>
      </w:ins>
    </w:p>
    <w:p w14:paraId="65F43E4C" w14:textId="55E91DE5" w:rsidR="009C4699" w:rsidRDefault="009C4699" w:rsidP="009C4699">
      <w:pPr>
        <w:pStyle w:val="P-Regular"/>
        <w:numPr>
          <w:ilvl w:val="0"/>
          <w:numId w:val="50"/>
        </w:numPr>
        <w:rPr>
          <w:ins w:id="233" w:author="Christopher Richard Kruger" w:date="2018-11-23T11:25:00Z"/>
        </w:rPr>
      </w:pPr>
      <w:ins w:id="234" w:author="Christopher Richard Kruger" w:date="2018-11-23T11:25:00Z">
        <w:r>
          <w:t>What is the formula that underpins K-Means clustering?</w:t>
        </w:r>
      </w:ins>
    </w:p>
    <w:p w14:paraId="6B2CBE12" w14:textId="655E298F" w:rsidR="009C4699" w:rsidRDefault="009C4699" w:rsidP="009C4699">
      <w:pPr>
        <w:pStyle w:val="P-Regular"/>
        <w:numPr>
          <w:ilvl w:val="0"/>
          <w:numId w:val="50"/>
        </w:numPr>
        <w:rPr>
          <w:ins w:id="235" w:author="Christopher Richard Kruger" w:date="2018-11-23T11:25:00Z"/>
        </w:rPr>
      </w:pPr>
      <w:ins w:id="236" w:author="Christopher Richard Kruger" w:date="2018-11-23T11:25:00Z">
        <w:r>
          <w:t>When does a K-Means clustering algorithm finish running?</w:t>
        </w:r>
      </w:ins>
    </w:p>
    <w:p w14:paraId="686D5240" w14:textId="2BF7D7B2" w:rsidR="009C4699" w:rsidRPr="009C4699" w:rsidRDefault="009C4699" w:rsidP="009C4699">
      <w:pPr>
        <w:pStyle w:val="P-Regular"/>
        <w:numPr>
          <w:ilvl w:val="0"/>
          <w:numId w:val="50"/>
        </w:numPr>
        <w:pPrChange w:id="237" w:author="Christopher Richard Kruger" w:date="2018-11-22T16:52:00Z">
          <w:pPr>
            <w:pStyle w:val="P-Regular"/>
          </w:pPr>
        </w:pPrChange>
      </w:pPr>
      <w:ins w:id="238" w:author="Christopher Richard Kruger" w:date="2018-11-23T11:28:00Z">
        <w:r>
          <w:t>T/F – K-Means will</w:t>
        </w:r>
      </w:ins>
      <w:ins w:id="239" w:author="Christopher Richard Kruger" w:date="2018-11-23T11:32:00Z">
        <w:r>
          <w:t xml:space="preserve"> still find clusters in a dataset even if </w:t>
        </w:r>
      </w:ins>
      <w:ins w:id="240" w:author="Christopher Richard Kruger" w:date="2018-11-23T11:33:00Z">
        <w:r>
          <w:t>all of the data is fairly similar.</w:t>
        </w:r>
      </w:ins>
    </w:p>
    <w:sectPr w:rsidR="009C4699" w:rsidRPr="009C4699">
      <w:headerReference w:type="even" r:id="rId22"/>
      <w:headerReference w:type="default" r:id="rId23"/>
      <w:footerReference w:type="even" r:id="rId24"/>
      <w:footerReference w:type="default" r:id="rId25"/>
      <w:headerReference w:type="first" r:id="rId26"/>
      <w:footerReference w:type="first" r:id="rId27"/>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162E4" w14:textId="77777777" w:rsidR="00FB637A" w:rsidRPr="00BC51F1" w:rsidRDefault="00FB637A" w:rsidP="00BC51F1">
      <w:r>
        <w:separator/>
      </w:r>
    </w:p>
  </w:endnote>
  <w:endnote w:type="continuationSeparator" w:id="0">
    <w:p w14:paraId="5AD3E741" w14:textId="77777777" w:rsidR="00FB637A" w:rsidRPr="00BC51F1" w:rsidRDefault="00FB637A"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4370" w14:textId="77777777" w:rsidR="00604199" w:rsidRDefault="00604199"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5D6" w14:textId="77777777" w:rsidR="00604199" w:rsidRDefault="00604199"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17E5" w14:textId="77777777" w:rsidR="00604199" w:rsidRDefault="00604199"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B3085" w14:textId="77777777" w:rsidR="00FB637A" w:rsidRPr="00BC51F1" w:rsidRDefault="00FB637A" w:rsidP="00BC51F1">
      <w:r>
        <w:separator/>
      </w:r>
    </w:p>
  </w:footnote>
  <w:footnote w:type="continuationSeparator" w:id="0">
    <w:p w14:paraId="4023B1FA" w14:textId="77777777" w:rsidR="00FB637A" w:rsidRPr="00BC51F1" w:rsidRDefault="00FB637A"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4AAB" w14:textId="77777777" w:rsidR="00572FD2" w:rsidRDefault="00572F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F85" w14:textId="77777777" w:rsidR="00572FD2" w:rsidRDefault="00AF1F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23164" w14:textId="77777777" w:rsidR="00572FD2" w:rsidRDefault="00572F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0F57DF"/>
    <w:multiLevelType w:val="hybridMultilevel"/>
    <w:tmpl w:val="87F8D620"/>
    <w:lvl w:ilvl="0" w:tplc="4060F856">
      <w:start w:val="1"/>
      <w:numFmt w:val="decimal"/>
      <w:pStyle w:val="L-Numbers"/>
      <w:lvlText w:val="%1."/>
      <w:lvlJc w:val="left"/>
      <w:pPr>
        <w:ind w:left="786"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6"/>
  </w:num>
  <w:num w:numId="3">
    <w:abstractNumId w:val="30"/>
  </w:num>
  <w:num w:numId="4">
    <w:abstractNumId w:val="29"/>
  </w:num>
  <w:num w:numId="5">
    <w:abstractNumId w:val="24"/>
  </w:num>
  <w:num w:numId="6">
    <w:abstractNumId w:val="15"/>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3"/>
  </w:num>
  <w:num w:numId="18">
    <w:abstractNumId w:val="21"/>
  </w:num>
  <w:num w:numId="19">
    <w:abstractNumId w:val="13"/>
  </w:num>
  <w:num w:numId="20">
    <w:abstractNumId w:val="27"/>
  </w:num>
  <w:num w:numId="21">
    <w:abstractNumId w:val="17"/>
  </w:num>
  <w:num w:numId="22">
    <w:abstractNumId w:val="19"/>
  </w:num>
  <w:num w:numId="23">
    <w:abstractNumId w:val="25"/>
  </w:num>
  <w:num w:numId="24">
    <w:abstractNumId w:val="12"/>
  </w:num>
  <w:num w:numId="25">
    <w:abstractNumId w:val="21"/>
  </w:num>
  <w:num w:numId="26">
    <w:abstractNumId w:val="21"/>
    <w:lvlOverride w:ilvl="0">
      <w:startOverride w:val="1"/>
    </w:lvlOverride>
  </w:num>
  <w:num w:numId="27">
    <w:abstractNumId w:val="21"/>
    <w:lvlOverride w:ilvl="0">
      <w:startOverride w:val="1"/>
    </w:lvlOverride>
  </w:num>
  <w:num w:numId="28">
    <w:abstractNumId w:val="26"/>
  </w:num>
  <w:num w:numId="29">
    <w:abstractNumId w:val="21"/>
    <w:lvlOverride w:ilvl="0">
      <w:startOverride w:val="1"/>
    </w:lvlOverride>
  </w:num>
  <w:num w:numId="30">
    <w:abstractNumId w:val="21"/>
    <w:lvlOverride w:ilvl="0">
      <w:startOverride w:val="1"/>
    </w:lvlOverride>
  </w:num>
  <w:num w:numId="31">
    <w:abstractNumId w:val="18"/>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2"/>
  </w:num>
  <w:num w:numId="45">
    <w:abstractNumId w:val="28"/>
  </w:num>
  <w:num w:numId="46">
    <w:abstractNumId w:val="11"/>
  </w:num>
  <w:num w:numId="47">
    <w:abstractNumId w:val="14"/>
  </w:num>
  <w:num w:numId="48">
    <w:abstractNumId w:val="21"/>
    <w:lvlOverride w:ilvl="0">
      <w:startOverride w:val="1"/>
    </w:lvlOverride>
  </w:num>
  <w:num w:numId="49">
    <w:abstractNumId w:val="21"/>
    <w:lvlOverride w:ilvl="0">
      <w:startOverride w:val="1"/>
    </w:lvlOverride>
  </w:num>
  <w:num w:numId="5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uja Yerunkar">
    <w15:presenceInfo w15:providerId="AD" w15:userId="S-1-5-21-226508970-3071066648-2496781527-15337"/>
  </w15:person>
  <w15:person w15:author="Christopher Richard Kruger">
    <w15:presenceInfo w15:providerId="AD" w15:userId="S::crk78@cornell.edu::a09c17f7-467f-4bc3-b8df-d140ea8f10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32E8D"/>
    <w:rsid w:val="00037BAD"/>
    <w:rsid w:val="00042888"/>
    <w:rsid w:val="0005650F"/>
    <w:rsid w:val="00067E6A"/>
    <w:rsid w:val="000717D2"/>
    <w:rsid w:val="00072DA3"/>
    <w:rsid w:val="00081AC7"/>
    <w:rsid w:val="000C06A2"/>
    <w:rsid w:val="000D467D"/>
    <w:rsid w:val="001020B5"/>
    <w:rsid w:val="00110BA1"/>
    <w:rsid w:val="00116E7B"/>
    <w:rsid w:val="0012051D"/>
    <w:rsid w:val="00122FC6"/>
    <w:rsid w:val="00123998"/>
    <w:rsid w:val="001243B4"/>
    <w:rsid w:val="00160ACD"/>
    <w:rsid w:val="001A5A74"/>
    <w:rsid w:val="001D25EA"/>
    <w:rsid w:val="00202110"/>
    <w:rsid w:val="00246E14"/>
    <w:rsid w:val="00276DDA"/>
    <w:rsid w:val="002773BA"/>
    <w:rsid w:val="002C05CB"/>
    <w:rsid w:val="002C7AFF"/>
    <w:rsid w:val="002F66F2"/>
    <w:rsid w:val="00302E62"/>
    <w:rsid w:val="00316C5C"/>
    <w:rsid w:val="00323F5D"/>
    <w:rsid w:val="0032703E"/>
    <w:rsid w:val="00337BF1"/>
    <w:rsid w:val="00352C55"/>
    <w:rsid w:val="00393501"/>
    <w:rsid w:val="00412A23"/>
    <w:rsid w:val="004170E1"/>
    <w:rsid w:val="00427C95"/>
    <w:rsid w:val="004B6E6A"/>
    <w:rsid w:val="004E32AB"/>
    <w:rsid w:val="004E32D1"/>
    <w:rsid w:val="0051401D"/>
    <w:rsid w:val="005166C8"/>
    <w:rsid w:val="00531C15"/>
    <w:rsid w:val="00572FD2"/>
    <w:rsid w:val="005B0384"/>
    <w:rsid w:val="005B26E7"/>
    <w:rsid w:val="005B3CCC"/>
    <w:rsid w:val="005C7FEE"/>
    <w:rsid w:val="005D18AF"/>
    <w:rsid w:val="005E24D8"/>
    <w:rsid w:val="00604199"/>
    <w:rsid w:val="00610BA3"/>
    <w:rsid w:val="00615859"/>
    <w:rsid w:val="0062014E"/>
    <w:rsid w:val="00623439"/>
    <w:rsid w:val="00626C5D"/>
    <w:rsid w:val="006840F1"/>
    <w:rsid w:val="00693224"/>
    <w:rsid w:val="006D553C"/>
    <w:rsid w:val="006D7FDA"/>
    <w:rsid w:val="006F7BB5"/>
    <w:rsid w:val="00727DFB"/>
    <w:rsid w:val="00765765"/>
    <w:rsid w:val="007A2DB8"/>
    <w:rsid w:val="007A359E"/>
    <w:rsid w:val="007E177B"/>
    <w:rsid w:val="0080424C"/>
    <w:rsid w:val="00805F34"/>
    <w:rsid w:val="00834BA8"/>
    <w:rsid w:val="00835EE8"/>
    <w:rsid w:val="00844D0C"/>
    <w:rsid w:val="0087601B"/>
    <w:rsid w:val="008A6158"/>
    <w:rsid w:val="008D2F25"/>
    <w:rsid w:val="008F62A9"/>
    <w:rsid w:val="00900EF0"/>
    <w:rsid w:val="00915FCA"/>
    <w:rsid w:val="009164A6"/>
    <w:rsid w:val="00922530"/>
    <w:rsid w:val="009751B8"/>
    <w:rsid w:val="009B023C"/>
    <w:rsid w:val="009C4699"/>
    <w:rsid w:val="009D26DA"/>
    <w:rsid w:val="009D479F"/>
    <w:rsid w:val="009E26DB"/>
    <w:rsid w:val="009E32F8"/>
    <w:rsid w:val="009E505B"/>
    <w:rsid w:val="00A404F5"/>
    <w:rsid w:val="00A42F85"/>
    <w:rsid w:val="00A52FC6"/>
    <w:rsid w:val="00A5403A"/>
    <w:rsid w:val="00A67081"/>
    <w:rsid w:val="00A77296"/>
    <w:rsid w:val="00AB41C3"/>
    <w:rsid w:val="00AF1F20"/>
    <w:rsid w:val="00B01295"/>
    <w:rsid w:val="00B11E5B"/>
    <w:rsid w:val="00B27C8F"/>
    <w:rsid w:val="00B46F13"/>
    <w:rsid w:val="00B519F2"/>
    <w:rsid w:val="00B6376C"/>
    <w:rsid w:val="00BC51F1"/>
    <w:rsid w:val="00BE2EE8"/>
    <w:rsid w:val="00BF0410"/>
    <w:rsid w:val="00C31D85"/>
    <w:rsid w:val="00C416A2"/>
    <w:rsid w:val="00C662C0"/>
    <w:rsid w:val="00C97226"/>
    <w:rsid w:val="00C977B1"/>
    <w:rsid w:val="00CA5689"/>
    <w:rsid w:val="00CC0030"/>
    <w:rsid w:val="00CE18B9"/>
    <w:rsid w:val="00D019E6"/>
    <w:rsid w:val="00D41DFE"/>
    <w:rsid w:val="00D71220"/>
    <w:rsid w:val="00DA730F"/>
    <w:rsid w:val="00DD7274"/>
    <w:rsid w:val="00DE4FFE"/>
    <w:rsid w:val="00DF53FE"/>
    <w:rsid w:val="00E66ED9"/>
    <w:rsid w:val="00E70322"/>
    <w:rsid w:val="00ED42E9"/>
    <w:rsid w:val="00EE6F03"/>
    <w:rsid w:val="00F05471"/>
    <w:rsid w:val="00F51DBD"/>
    <w:rsid w:val="00F612AB"/>
    <w:rsid w:val="00F825F9"/>
    <w:rsid w:val="00F96409"/>
    <w:rsid w:val="00FA46F5"/>
    <w:rsid w:val="00FB0FAB"/>
    <w:rsid w:val="00FB637A"/>
    <w:rsid w:val="00FC0A89"/>
    <w:rsid w:val="00FF7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E644F"/>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locked="0" w:semiHidden="1" w:uiPriority="0"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2773BA"/>
    <w:pPr>
      <w:spacing w:before="120" w:after="120"/>
    </w:pPr>
    <w:rPr>
      <w:color w:val="FF40FF"/>
    </w:rPr>
  </w:style>
  <w:style w:type="paragraph" w:styleId="Heading1">
    <w:name w:val="heading 1"/>
    <w:basedOn w:val="Normal"/>
    <w:next w:val="Normal"/>
    <w:locked/>
    <w:rsid w:val="002773BA"/>
    <w:pPr>
      <w:keepNext/>
      <w:keepLines/>
      <w:spacing w:before="400"/>
      <w:outlineLvl w:val="0"/>
    </w:pPr>
    <w:rPr>
      <w:sz w:val="36"/>
      <w:szCs w:val="40"/>
    </w:rPr>
  </w:style>
  <w:style w:type="paragraph" w:styleId="Heading2">
    <w:name w:val="heading 2"/>
    <w:basedOn w:val="Normal"/>
    <w:next w:val="Normal"/>
    <w:locked/>
    <w:rsid w:val="002773BA"/>
    <w:pPr>
      <w:keepNext/>
      <w:keepLines/>
      <w:spacing w:before="360"/>
      <w:outlineLvl w:val="1"/>
    </w:pPr>
    <w:rPr>
      <w:sz w:val="28"/>
      <w:szCs w:val="32"/>
    </w:rPr>
  </w:style>
  <w:style w:type="paragraph" w:styleId="Heading3">
    <w:name w:val="heading 3"/>
    <w:basedOn w:val="Normal"/>
    <w:next w:val="Normal"/>
    <w:locked/>
    <w:rsid w:val="002773BA"/>
    <w:pPr>
      <w:spacing w:before="320" w:after="80"/>
      <w:mirrorIndents/>
      <w:outlineLvl w:val="2"/>
    </w:pPr>
    <w:rPr>
      <w:sz w:val="24"/>
      <w:szCs w:val="28"/>
    </w:rPr>
  </w:style>
  <w:style w:type="paragraph" w:styleId="Heading4">
    <w:name w:val="heading 4"/>
    <w:basedOn w:val="Normal"/>
    <w:next w:val="Normal"/>
    <w:locked/>
    <w:rsid w:val="002773BA"/>
    <w:pPr>
      <w:keepNext/>
      <w:keepLines/>
      <w:spacing w:before="280" w:after="280"/>
      <w:outlineLvl w:val="3"/>
    </w:pPr>
    <w:rPr>
      <w:sz w:val="24"/>
      <w:szCs w:val="24"/>
    </w:rPr>
  </w:style>
  <w:style w:type="paragraph" w:styleId="Heading5">
    <w:name w:val="heading 5"/>
    <w:basedOn w:val="Normal"/>
    <w:next w:val="Normal"/>
    <w:locked/>
    <w:rsid w:val="002773BA"/>
    <w:pPr>
      <w:keepNext/>
      <w:keepLines/>
      <w:spacing w:before="240" w:after="80"/>
      <w:outlineLvl w:val="4"/>
    </w:pPr>
    <w:rPr>
      <w:sz w:val="20"/>
    </w:rPr>
  </w:style>
  <w:style w:type="paragraph" w:styleId="Heading6">
    <w:name w:val="heading 6"/>
    <w:basedOn w:val="Heading5"/>
    <w:next w:val="Normal"/>
    <w:locked/>
    <w:rsid w:val="002773BA"/>
    <w:pPr>
      <w:spacing w:before="120" w:after="240"/>
      <w:outlineLvl w:val="5"/>
    </w:pPr>
  </w:style>
  <w:style w:type="paragraph" w:styleId="Heading7">
    <w:name w:val="heading 7"/>
    <w:basedOn w:val="Normal"/>
    <w:next w:val="Normal"/>
    <w:link w:val="Heading7Char"/>
    <w:uiPriority w:val="9"/>
    <w:unhideWhenUsed/>
    <w:locked/>
    <w:rsid w:val="002773BA"/>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2773BA"/>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2773BA"/>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773BA"/>
    <w:rPr>
      <w:rFonts w:ascii="Arial" w:hAnsi="Arial"/>
      <w:b/>
      <w:sz w:val="22"/>
      <w:bdr w:val="none" w:sz="0" w:space="0" w:color="auto"/>
      <w:shd w:val="clear" w:color="auto" w:fill="73FDD6"/>
    </w:rPr>
  </w:style>
  <w:style w:type="paragraph" w:customStyle="1" w:styleId="P-Callout">
    <w:name w:val="P - Callout"/>
    <w:basedOn w:val="P-Regular"/>
    <w:next w:val="P-Regular"/>
    <w:qFormat/>
    <w:rsid w:val="002773BA"/>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2773BA"/>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2773BA"/>
    <w:rPr>
      <w:color w:val="C00000"/>
      <w:sz w:val="20"/>
      <w:szCs w:val="20"/>
    </w:rPr>
  </w:style>
  <w:style w:type="character" w:styleId="CommentReference">
    <w:name w:val="annotation reference"/>
    <w:basedOn w:val="DefaultParagraphFont"/>
    <w:uiPriority w:val="99"/>
    <w:semiHidden/>
    <w:unhideWhenUsed/>
    <w:locked/>
    <w:rsid w:val="002773BA"/>
    <w:rPr>
      <w:rFonts w:ascii="Arial" w:hAnsi="Arial"/>
      <w:color w:val="C00000"/>
      <w:sz w:val="16"/>
      <w:szCs w:val="16"/>
    </w:rPr>
  </w:style>
  <w:style w:type="character" w:customStyle="1" w:styleId="P-Keyword">
    <w:name w:val="P - Keyword"/>
    <w:uiPriority w:val="1"/>
    <w:qFormat/>
    <w:rsid w:val="002773BA"/>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2773BA"/>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2773BA"/>
    <w:pPr>
      <w:numPr>
        <w:numId w:val="25"/>
      </w:numPr>
      <w:spacing w:before="160" w:after="160" w:line="300" w:lineRule="auto"/>
      <w:contextualSpacing/>
    </w:pPr>
  </w:style>
  <w:style w:type="paragraph" w:customStyle="1" w:styleId="L-Bullets">
    <w:name w:val="L - Bullets"/>
    <w:basedOn w:val="P-Regular"/>
    <w:qFormat/>
    <w:rsid w:val="002773BA"/>
    <w:pPr>
      <w:numPr>
        <w:numId w:val="19"/>
      </w:numPr>
      <w:spacing w:line="300" w:lineRule="auto"/>
      <w:contextualSpacing/>
    </w:pPr>
  </w:style>
  <w:style w:type="paragraph" w:styleId="BalloonText">
    <w:name w:val="Balloon Text"/>
    <w:basedOn w:val="Normal"/>
    <w:link w:val="BalloonTextChar"/>
    <w:uiPriority w:val="99"/>
    <w:semiHidden/>
    <w:unhideWhenUsed/>
    <w:locked/>
    <w:rsid w:val="002773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3BA"/>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2773BA"/>
    <w:rPr>
      <w:rFonts w:eastAsiaTheme="majorEastAsia" w:cstheme="majorBidi"/>
      <w:iCs/>
      <w:color w:val="FF40FF"/>
      <w:sz w:val="24"/>
    </w:rPr>
  </w:style>
  <w:style w:type="character" w:customStyle="1" w:styleId="P-URL">
    <w:name w:val="P - URL"/>
    <w:basedOn w:val="DefaultParagraphFont"/>
    <w:uiPriority w:val="1"/>
    <w:qFormat/>
    <w:rsid w:val="002773BA"/>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2773BA"/>
    <w:rPr>
      <w:rFonts w:eastAsiaTheme="majorEastAsia" w:cstheme="majorBidi"/>
      <w:color w:val="FF40FF"/>
      <w:szCs w:val="21"/>
    </w:rPr>
  </w:style>
  <w:style w:type="character" w:customStyle="1" w:styleId="P-Italics">
    <w:name w:val="P - Italics"/>
    <w:uiPriority w:val="1"/>
    <w:qFormat/>
    <w:rsid w:val="002773BA"/>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2773BA"/>
    <w:rPr>
      <w:rFonts w:ascii="Arial" w:hAnsi="Arial"/>
      <w:color w:val="FF40FF"/>
      <w:sz w:val="22"/>
      <w:u w:val="single"/>
    </w:rPr>
  </w:style>
  <w:style w:type="character" w:customStyle="1" w:styleId="P-Code">
    <w:name w:val="P - Code"/>
    <w:uiPriority w:val="1"/>
    <w:qFormat/>
    <w:rsid w:val="002773BA"/>
    <w:rPr>
      <w:rFonts w:ascii="Lucida Console" w:hAnsi="Lucida Console"/>
      <w:sz w:val="22"/>
      <w:bdr w:val="none" w:sz="0" w:space="0" w:color="auto"/>
      <w:shd w:val="clear" w:color="auto" w:fill="D5FC79"/>
    </w:rPr>
  </w:style>
  <w:style w:type="paragraph" w:customStyle="1" w:styleId="H1-Topic">
    <w:name w:val="H1 - Topic"/>
    <w:next w:val="P-Regular"/>
    <w:qFormat/>
    <w:rsid w:val="002773BA"/>
    <w:rPr>
      <w:sz w:val="36"/>
      <w:szCs w:val="40"/>
    </w:rPr>
  </w:style>
  <w:style w:type="paragraph" w:customStyle="1" w:styleId="H2-General">
    <w:name w:val="H2 - General"/>
    <w:next w:val="P-Regular"/>
    <w:qFormat/>
    <w:rsid w:val="002773BA"/>
    <w:pPr>
      <w:spacing w:before="280"/>
    </w:pPr>
    <w:rPr>
      <w:sz w:val="28"/>
      <w:szCs w:val="32"/>
    </w:rPr>
  </w:style>
  <w:style w:type="paragraph" w:customStyle="1" w:styleId="H3-Callout">
    <w:name w:val="H3 - Callout"/>
    <w:next w:val="P-Callout"/>
    <w:qFormat/>
    <w:rsid w:val="002773BA"/>
    <w:pPr>
      <w:shd w:val="clear" w:color="auto" w:fill="BEFFF4"/>
      <w:spacing w:before="360"/>
      <w:ind w:left="567" w:right="284"/>
      <w:mirrorIndents/>
    </w:pPr>
    <w:rPr>
      <w:b/>
      <w:i/>
      <w:color w:val="434343"/>
      <w:sz w:val="24"/>
      <w:szCs w:val="28"/>
    </w:rPr>
  </w:style>
  <w:style w:type="paragraph" w:customStyle="1" w:styleId="P-Regular">
    <w:name w:val="P - Regular"/>
    <w:qFormat/>
    <w:rsid w:val="002773BA"/>
    <w:pPr>
      <w:spacing w:before="120" w:after="120"/>
    </w:pPr>
  </w:style>
  <w:style w:type="paragraph" w:styleId="Footer">
    <w:name w:val="footer"/>
    <w:basedOn w:val="Normal"/>
    <w:link w:val="FooterChar"/>
    <w:uiPriority w:val="99"/>
    <w:unhideWhenUsed/>
    <w:locked/>
    <w:rsid w:val="00277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73BA"/>
    <w:rPr>
      <w:color w:val="FF40FF"/>
    </w:rPr>
  </w:style>
  <w:style w:type="paragraph" w:customStyle="1" w:styleId="SB-Sidebar">
    <w:name w:val="SB - Sidebar"/>
    <w:next w:val="P-Regular"/>
    <w:qFormat/>
    <w:rsid w:val="002773BA"/>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2773BA"/>
    <w:rPr>
      <w:color w:val="FF40FF"/>
      <w:shd w:val="clear" w:color="auto" w:fill="E1DFDD"/>
    </w:rPr>
  </w:style>
  <w:style w:type="paragraph" w:customStyle="1" w:styleId="IMG-Caption">
    <w:name w:val="IMG - Caption"/>
    <w:next w:val="P-Regular"/>
    <w:qFormat/>
    <w:rsid w:val="002773BA"/>
    <w:pPr>
      <w:spacing w:before="120" w:after="240"/>
      <w:jc w:val="center"/>
    </w:pPr>
    <w:rPr>
      <w:b/>
      <w:color w:val="FF0000"/>
      <w:sz w:val="20"/>
    </w:rPr>
  </w:style>
  <w:style w:type="paragraph" w:customStyle="1" w:styleId="SC-File">
    <w:name w:val="SC - File"/>
    <w:next w:val="H1-Topic"/>
    <w:qFormat/>
    <w:rsid w:val="002773BA"/>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2773BA"/>
    <w:rPr>
      <w:rFonts w:asciiTheme="majorHAnsi" w:eastAsiaTheme="majorEastAsia" w:hAnsiTheme="majorHAnsi" w:cstheme="majorBidi"/>
      <w:i/>
      <w:iCs/>
      <w:color w:val="FF40FF"/>
      <w:sz w:val="21"/>
      <w:szCs w:val="21"/>
    </w:rPr>
  </w:style>
  <w:style w:type="paragraph" w:customStyle="1" w:styleId="SC-LiveLink">
    <w:name w:val="SC - Live Link"/>
    <w:qFormat/>
    <w:rsid w:val="002773BA"/>
    <w:pPr>
      <w:spacing w:before="200" w:after="240"/>
    </w:pPr>
    <w:rPr>
      <w:rFonts w:eastAsiaTheme="majorEastAsia" w:cstheme="majorBidi"/>
      <w:b/>
      <w:color w:val="FF0000"/>
      <w:szCs w:val="21"/>
    </w:rPr>
  </w:style>
  <w:style w:type="paragraph" w:customStyle="1" w:styleId="SC-Source">
    <w:name w:val="SC - Source"/>
    <w:qFormat/>
    <w:rsid w:val="002773BA"/>
    <w:pPr>
      <w:shd w:val="pct5" w:color="auto" w:fill="auto"/>
    </w:pPr>
    <w:rPr>
      <w:rFonts w:ascii="Lucida Console" w:hAnsi="Lucida Console" w:cs="Consolas"/>
      <w:szCs w:val="21"/>
    </w:rPr>
  </w:style>
  <w:style w:type="paragraph" w:customStyle="1" w:styleId="L-Regular">
    <w:name w:val="L - Regular"/>
    <w:basedOn w:val="L-Numbers"/>
    <w:rsid w:val="002773BA"/>
    <w:pPr>
      <w:numPr>
        <w:numId w:val="0"/>
      </w:numPr>
      <w:ind w:left="720"/>
      <w:contextualSpacing w:val="0"/>
    </w:pPr>
  </w:style>
  <w:style w:type="paragraph" w:customStyle="1" w:styleId="L-Source">
    <w:name w:val="L - Source"/>
    <w:basedOn w:val="SC-Source"/>
    <w:rsid w:val="002773BA"/>
    <w:pPr>
      <w:ind w:left="720"/>
    </w:pPr>
  </w:style>
  <w:style w:type="paragraph" w:styleId="Title">
    <w:name w:val="Title"/>
    <w:basedOn w:val="Normal"/>
    <w:next w:val="Normal"/>
    <w:link w:val="TitleChar"/>
    <w:uiPriority w:val="10"/>
    <w:locked/>
    <w:rsid w:val="002773B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BA"/>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2773BA"/>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2773BA"/>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2773BA"/>
    <w:rPr>
      <w:b/>
      <w:bCs/>
    </w:rPr>
  </w:style>
  <w:style w:type="character" w:customStyle="1" w:styleId="CommentSubjectChar">
    <w:name w:val="Comment Subject Char"/>
    <w:basedOn w:val="CommentTextChar"/>
    <w:link w:val="CommentSubject"/>
    <w:uiPriority w:val="99"/>
    <w:semiHidden/>
    <w:rsid w:val="002773BA"/>
    <w:rPr>
      <w:b/>
      <w:bCs/>
      <w:color w:val="C00000"/>
      <w:sz w:val="20"/>
      <w:szCs w:val="20"/>
    </w:rPr>
  </w:style>
  <w:style w:type="paragraph" w:styleId="MessageHeader">
    <w:name w:val="Message Header"/>
    <w:basedOn w:val="Normal"/>
    <w:link w:val="MessageHeaderChar"/>
    <w:uiPriority w:val="99"/>
    <w:semiHidden/>
    <w:unhideWhenUsed/>
    <w:locked/>
    <w:rsid w:val="002773B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73BA"/>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2773BA"/>
    <w:rPr>
      <w:i/>
      <w:iCs/>
      <w:color w:val="FF40FF"/>
    </w:rPr>
  </w:style>
  <w:style w:type="character" w:styleId="IntenseEmphasis">
    <w:name w:val="Intense Emphasis"/>
    <w:basedOn w:val="DefaultParagraphFont"/>
    <w:uiPriority w:val="21"/>
    <w:locked/>
    <w:rsid w:val="002773BA"/>
    <w:rPr>
      <w:i/>
      <w:iCs/>
      <w:color w:val="FF40FF"/>
    </w:rPr>
  </w:style>
  <w:style w:type="paragraph" w:styleId="Quote">
    <w:name w:val="Quote"/>
    <w:basedOn w:val="Normal"/>
    <w:next w:val="Normal"/>
    <w:link w:val="QuoteChar"/>
    <w:uiPriority w:val="29"/>
    <w:locked/>
    <w:rsid w:val="002773BA"/>
    <w:pPr>
      <w:spacing w:before="200" w:after="160"/>
      <w:ind w:left="864" w:right="864"/>
      <w:jc w:val="center"/>
    </w:pPr>
    <w:rPr>
      <w:i/>
      <w:iCs/>
    </w:rPr>
  </w:style>
  <w:style w:type="character" w:customStyle="1" w:styleId="QuoteChar">
    <w:name w:val="Quote Char"/>
    <w:basedOn w:val="DefaultParagraphFont"/>
    <w:link w:val="Quote"/>
    <w:uiPriority w:val="29"/>
    <w:rsid w:val="002773BA"/>
    <w:rPr>
      <w:i/>
      <w:iCs/>
      <w:color w:val="FF40FF"/>
    </w:rPr>
  </w:style>
  <w:style w:type="paragraph" w:styleId="IntenseQuote">
    <w:name w:val="Intense Quote"/>
    <w:basedOn w:val="Normal"/>
    <w:next w:val="Normal"/>
    <w:link w:val="IntenseQuoteChar"/>
    <w:uiPriority w:val="30"/>
    <w:locked/>
    <w:rsid w:val="002773BA"/>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2773BA"/>
    <w:rPr>
      <w:i/>
      <w:iCs/>
      <w:color w:val="FF40FF"/>
    </w:rPr>
  </w:style>
  <w:style w:type="character" w:styleId="SubtleReference">
    <w:name w:val="Subtle Reference"/>
    <w:basedOn w:val="DefaultParagraphFont"/>
    <w:uiPriority w:val="31"/>
    <w:locked/>
    <w:rsid w:val="002773BA"/>
    <w:rPr>
      <w:smallCaps/>
      <w:color w:val="FF40FF"/>
    </w:rPr>
  </w:style>
  <w:style w:type="character" w:styleId="IntenseReference">
    <w:name w:val="Intense Reference"/>
    <w:basedOn w:val="DefaultParagraphFont"/>
    <w:uiPriority w:val="32"/>
    <w:locked/>
    <w:rsid w:val="002773BA"/>
    <w:rPr>
      <w:b/>
      <w:bCs/>
      <w:smallCaps/>
      <w:color w:val="FF40FF"/>
      <w:spacing w:val="5"/>
    </w:rPr>
  </w:style>
  <w:style w:type="paragraph" w:styleId="Caption">
    <w:name w:val="caption"/>
    <w:basedOn w:val="Normal"/>
    <w:next w:val="Normal"/>
    <w:uiPriority w:val="35"/>
    <w:semiHidden/>
    <w:unhideWhenUsed/>
    <w:qFormat/>
    <w:locked/>
    <w:rsid w:val="002773BA"/>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2773BA"/>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2773B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2773BA"/>
    <w:rPr>
      <w:color w:val="FF40FF"/>
      <w:shd w:val="clear" w:color="auto" w:fill="E1DFDD"/>
    </w:rPr>
  </w:style>
  <w:style w:type="character" w:customStyle="1" w:styleId="UnresolvedMention2">
    <w:name w:val="Unresolved Mention2"/>
    <w:basedOn w:val="DefaultParagraphFont"/>
    <w:uiPriority w:val="99"/>
    <w:semiHidden/>
    <w:unhideWhenUsed/>
    <w:rsid w:val="002773BA"/>
    <w:rPr>
      <w:color w:val="FF40FF"/>
      <w:shd w:val="clear" w:color="auto" w:fill="E1DFDD"/>
    </w:rPr>
  </w:style>
  <w:style w:type="character" w:customStyle="1" w:styleId="Hashtag1">
    <w:name w:val="Hashtag1"/>
    <w:basedOn w:val="DefaultParagraphFont"/>
    <w:uiPriority w:val="99"/>
    <w:semiHidden/>
    <w:unhideWhenUsed/>
    <w:rsid w:val="002773BA"/>
    <w:rPr>
      <w:color w:val="FF40FF"/>
      <w:shd w:val="clear" w:color="auto" w:fill="E1DFDD"/>
    </w:rPr>
  </w:style>
  <w:style w:type="character" w:styleId="EndnoteReference">
    <w:name w:val="endnote reference"/>
    <w:basedOn w:val="DefaultParagraphFont"/>
    <w:uiPriority w:val="99"/>
    <w:semiHidden/>
    <w:unhideWhenUsed/>
    <w:locked/>
    <w:rsid w:val="002773BA"/>
    <w:rPr>
      <w:color w:val="FF40FF"/>
      <w:vertAlign w:val="superscript"/>
    </w:rPr>
  </w:style>
  <w:style w:type="character" w:styleId="FootnoteReference">
    <w:name w:val="footnote reference"/>
    <w:basedOn w:val="DefaultParagraphFont"/>
    <w:uiPriority w:val="99"/>
    <w:semiHidden/>
    <w:unhideWhenUsed/>
    <w:locked/>
    <w:rsid w:val="002773BA"/>
    <w:rPr>
      <w:color w:val="FF40FF"/>
      <w:vertAlign w:val="superscript"/>
    </w:rPr>
  </w:style>
  <w:style w:type="character" w:styleId="HTMLAcronym">
    <w:name w:val="HTML Acronym"/>
    <w:basedOn w:val="DefaultParagraphFont"/>
    <w:uiPriority w:val="99"/>
    <w:semiHidden/>
    <w:unhideWhenUsed/>
    <w:locked/>
    <w:rsid w:val="002773BA"/>
    <w:rPr>
      <w:color w:val="FF40FF"/>
    </w:rPr>
  </w:style>
  <w:style w:type="character" w:styleId="HTMLCite">
    <w:name w:val="HTML Cite"/>
    <w:basedOn w:val="DefaultParagraphFont"/>
    <w:uiPriority w:val="99"/>
    <w:semiHidden/>
    <w:unhideWhenUsed/>
    <w:locked/>
    <w:rsid w:val="002773BA"/>
    <w:rPr>
      <w:i/>
      <w:iCs/>
      <w:color w:val="FF40FF"/>
    </w:rPr>
  </w:style>
  <w:style w:type="character" w:styleId="HTMLCode">
    <w:name w:val="HTML Code"/>
    <w:basedOn w:val="DefaultParagraphFont"/>
    <w:uiPriority w:val="99"/>
    <w:semiHidden/>
    <w:unhideWhenUsed/>
    <w:locked/>
    <w:rsid w:val="002773BA"/>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2773BA"/>
    <w:rPr>
      <w:i/>
      <w:iCs/>
      <w:color w:val="FF40FF"/>
    </w:rPr>
  </w:style>
  <w:style w:type="character" w:styleId="HTMLKeyboard">
    <w:name w:val="HTML Keyboard"/>
    <w:basedOn w:val="DefaultParagraphFont"/>
    <w:uiPriority w:val="99"/>
    <w:semiHidden/>
    <w:unhideWhenUsed/>
    <w:locked/>
    <w:rsid w:val="002773BA"/>
    <w:rPr>
      <w:rFonts w:ascii="Consolas" w:hAnsi="Consolas" w:cs="Consolas"/>
      <w:color w:val="FF40FF"/>
      <w:sz w:val="20"/>
      <w:szCs w:val="20"/>
    </w:rPr>
  </w:style>
  <w:style w:type="character" w:styleId="HTMLSample">
    <w:name w:val="HTML Sample"/>
    <w:basedOn w:val="DefaultParagraphFont"/>
    <w:uiPriority w:val="99"/>
    <w:semiHidden/>
    <w:unhideWhenUsed/>
    <w:locked/>
    <w:rsid w:val="002773BA"/>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2773BA"/>
    <w:rPr>
      <w:rFonts w:ascii="Consolas" w:hAnsi="Consolas" w:cs="Consolas"/>
      <w:color w:val="FF40FF"/>
      <w:sz w:val="20"/>
      <w:szCs w:val="20"/>
    </w:rPr>
  </w:style>
  <w:style w:type="character" w:styleId="HTMLVariable">
    <w:name w:val="HTML Variable"/>
    <w:basedOn w:val="DefaultParagraphFont"/>
    <w:uiPriority w:val="99"/>
    <w:semiHidden/>
    <w:unhideWhenUsed/>
    <w:locked/>
    <w:rsid w:val="002773BA"/>
    <w:rPr>
      <w:i/>
      <w:iCs/>
      <w:color w:val="FF40FF"/>
    </w:rPr>
  </w:style>
  <w:style w:type="character" w:styleId="LineNumber">
    <w:name w:val="line number"/>
    <w:basedOn w:val="DefaultParagraphFont"/>
    <w:uiPriority w:val="99"/>
    <w:semiHidden/>
    <w:unhideWhenUsed/>
    <w:locked/>
    <w:rsid w:val="002773BA"/>
    <w:rPr>
      <w:color w:val="FF40FF"/>
    </w:rPr>
  </w:style>
  <w:style w:type="character" w:styleId="PageNumber">
    <w:name w:val="page number"/>
    <w:basedOn w:val="DefaultParagraphFont"/>
    <w:uiPriority w:val="99"/>
    <w:semiHidden/>
    <w:unhideWhenUsed/>
    <w:locked/>
    <w:rsid w:val="002773BA"/>
    <w:rPr>
      <w:color w:val="FF40FF"/>
    </w:rPr>
  </w:style>
  <w:style w:type="character" w:styleId="PlaceholderText">
    <w:name w:val="Placeholder Text"/>
    <w:basedOn w:val="DefaultParagraphFont"/>
    <w:uiPriority w:val="99"/>
    <w:semiHidden/>
    <w:locked/>
    <w:rsid w:val="002773BA"/>
    <w:rPr>
      <w:color w:val="FF40FF"/>
    </w:rPr>
  </w:style>
  <w:style w:type="character" w:customStyle="1" w:styleId="SmartHyperlink1">
    <w:name w:val="Smart Hyperlink1"/>
    <w:basedOn w:val="DefaultParagraphFont"/>
    <w:uiPriority w:val="99"/>
    <w:semiHidden/>
    <w:unhideWhenUsed/>
    <w:rsid w:val="002773BA"/>
    <w:rPr>
      <w:color w:val="FF40FF"/>
      <w:u w:val="dotted"/>
    </w:rPr>
  </w:style>
  <w:style w:type="character" w:styleId="BookTitle">
    <w:name w:val="Book Title"/>
    <w:basedOn w:val="DefaultParagraphFont"/>
    <w:uiPriority w:val="33"/>
    <w:locked/>
    <w:rsid w:val="002773BA"/>
    <w:rPr>
      <w:b/>
      <w:bCs/>
      <w:i/>
      <w:iCs/>
      <w:color w:val="FF40FF"/>
      <w:spacing w:val="5"/>
    </w:rPr>
  </w:style>
  <w:style w:type="character" w:styleId="Strong">
    <w:name w:val="Strong"/>
    <w:basedOn w:val="DefaultParagraphFont"/>
    <w:uiPriority w:val="22"/>
    <w:locked/>
    <w:rsid w:val="002773BA"/>
    <w:rPr>
      <w:b/>
      <w:bCs/>
      <w:color w:val="FF40FF"/>
    </w:rPr>
  </w:style>
  <w:style w:type="character" w:styleId="Emphasis">
    <w:name w:val="Emphasis"/>
    <w:basedOn w:val="DefaultParagraphFont"/>
    <w:uiPriority w:val="20"/>
    <w:locked/>
    <w:rsid w:val="002773BA"/>
    <w:rPr>
      <w:i/>
      <w:iCs/>
      <w:color w:val="FF40FF"/>
    </w:rPr>
  </w:style>
  <w:style w:type="paragraph" w:styleId="Revision">
    <w:name w:val="Revision"/>
    <w:hidden/>
    <w:uiPriority w:val="99"/>
    <w:semiHidden/>
    <w:rsid w:val="009C4699"/>
    <w:pPr>
      <w:spacing w:line="240" w:lineRule="auto"/>
    </w:pPr>
    <w:rPr>
      <w:color w:val="FF4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484392413">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archive.ics.uci.edu/ml/datasets/ir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RE_TRAIN\Training%20Layouts\Training%20Layout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5375-D625-6C43-B6B1-994095CA2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C:\Users\rutujay\Desktop\RE_TRAIN\Training Layouts\Training Layouts\Templates\Template.dotx</Template>
  <TotalTime>0</TotalTime>
  <Pages>8</Pages>
  <Words>2170</Words>
  <Characters>12373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14514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2</cp:revision>
  <dcterms:created xsi:type="dcterms:W3CDTF">2018-11-23T16:52:00Z</dcterms:created>
  <dcterms:modified xsi:type="dcterms:W3CDTF">2018-11-23T16:52:00Z</dcterms:modified>
  <cp:category/>
</cp:coreProperties>
</file>